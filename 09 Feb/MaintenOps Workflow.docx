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D8BE" w14:textId="27CA9324" w:rsidR="00B33F08" w:rsidRPr="00EB721E" w:rsidRDefault="00B33F08" w:rsidP="00B33F08">
      <w:pPr>
        <w:rPr>
          <w:b/>
          <w:bCs/>
          <w:color w:val="EE0000"/>
          <w:sz w:val="32"/>
          <w:szCs w:val="24"/>
        </w:rPr>
      </w:pPr>
      <w:r w:rsidRPr="00EB721E">
        <w:rPr>
          <w:b/>
          <w:bCs/>
          <w:color w:val="EE0000"/>
          <w:sz w:val="32"/>
          <w:szCs w:val="24"/>
        </w:rPr>
        <w:t>WORKFLOW - MaintenOps (Complete)</w:t>
      </w:r>
    </w:p>
    <w:p w14:paraId="6239B3C8" w14:textId="77777777" w:rsidR="00B33F08" w:rsidRPr="00B33F08" w:rsidRDefault="00A37C57" w:rsidP="00B33F08">
      <w:r>
        <w:pict w14:anchorId="47C9C646">
          <v:rect id="_x0000_i1025" style="width:0;height:1.5pt" o:hralign="center" o:hrstd="t" o:hr="t" fillcolor="#a0a0a0" stroked="f"/>
        </w:pict>
      </w:r>
    </w:p>
    <w:p w14:paraId="5AB2F9CA" w14:textId="77777777" w:rsidR="00B33F08" w:rsidRPr="00EB721E" w:rsidRDefault="00B33F08" w:rsidP="00B33F08">
      <w:pPr>
        <w:rPr>
          <w:b/>
          <w:bCs/>
          <w:color w:val="00B050"/>
        </w:rPr>
      </w:pPr>
      <w:r w:rsidRPr="00EB721E">
        <w:rPr>
          <w:b/>
          <w:bCs/>
          <w:color w:val="00B050"/>
        </w:rPr>
        <w:t>TECH STACK (FINAL)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3738"/>
        <w:gridCol w:w="3232"/>
      </w:tblGrid>
      <w:tr w:rsidR="00B33F08" w:rsidRPr="00B33F08" w14:paraId="2204906C" w14:textId="77777777" w:rsidTr="00EB721E">
        <w:tc>
          <w:tcPr>
            <w:tcW w:w="0" w:type="auto"/>
            <w:hideMark/>
          </w:tcPr>
          <w:p w14:paraId="1F259712" w14:textId="77777777" w:rsidR="00B33F08" w:rsidRPr="00B33F08" w:rsidRDefault="00B33F08" w:rsidP="00B33F08">
            <w:pPr>
              <w:rPr>
                <w:b/>
                <w:bCs/>
              </w:rPr>
            </w:pPr>
            <w:r w:rsidRPr="00B33F08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00215B78" w14:textId="77777777" w:rsidR="00B33F08" w:rsidRPr="00B33F08" w:rsidRDefault="00B33F08" w:rsidP="00B33F08">
            <w:pPr>
              <w:rPr>
                <w:b/>
                <w:bCs/>
              </w:rPr>
            </w:pPr>
            <w:r w:rsidRPr="00B33F08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1ABEBA7A" w14:textId="77777777" w:rsidR="00B33F08" w:rsidRPr="00B33F08" w:rsidRDefault="00B33F08" w:rsidP="00B33F08">
            <w:pPr>
              <w:rPr>
                <w:b/>
                <w:bCs/>
              </w:rPr>
            </w:pPr>
            <w:r w:rsidRPr="00B33F08">
              <w:rPr>
                <w:b/>
                <w:bCs/>
              </w:rPr>
              <w:t>Rationale</w:t>
            </w:r>
          </w:p>
        </w:tc>
      </w:tr>
      <w:tr w:rsidR="00B33F08" w:rsidRPr="00B33F08" w14:paraId="5BD2BF17" w14:textId="77777777" w:rsidTr="00EB721E">
        <w:tc>
          <w:tcPr>
            <w:tcW w:w="0" w:type="auto"/>
            <w:hideMark/>
          </w:tcPr>
          <w:p w14:paraId="242546A5" w14:textId="77777777" w:rsidR="00B33F08" w:rsidRPr="00B33F08" w:rsidRDefault="00B33F08" w:rsidP="00B33F08">
            <w:r w:rsidRPr="00B33F08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4513DF63" w14:textId="77777777" w:rsidR="00B33F08" w:rsidRPr="00B33F08" w:rsidRDefault="00B33F08" w:rsidP="00B33F08">
            <w:r w:rsidRPr="00B33F08">
              <w:t>React 19 + TypeScript</w:t>
            </w:r>
          </w:p>
        </w:tc>
        <w:tc>
          <w:tcPr>
            <w:tcW w:w="0" w:type="auto"/>
            <w:hideMark/>
          </w:tcPr>
          <w:p w14:paraId="266DC2B1" w14:textId="77777777" w:rsidR="00B33F08" w:rsidRPr="00B33F08" w:rsidRDefault="00B33F08" w:rsidP="00B33F08">
            <w:r w:rsidRPr="00B33F08">
              <w:t>Modern, type-safe UI</w:t>
            </w:r>
          </w:p>
        </w:tc>
      </w:tr>
      <w:tr w:rsidR="00B33F08" w:rsidRPr="00B33F08" w14:paraId="4AED2DE1" w14:textId="77777777" w:rsidTr="00EB721E">
        <w:tc>
          <w:tcPr>
            <w:tcW w:w="0" w:type="auto"/>
            <w:hideMark/>
          </w:tcPr>
          <w:p w14:paraId="3EF9B770" w14:textId="77777777" w:rsidR="00B33F08" w:rsidRPr="00B33F08" w:rsidRDefault="00B33F08" w:rsidP="00B33F08">
            <w:r w:rsidRPr="00B33F08">
              <w:rPr>
                <w:b/>
                <w:bCs/>
              </w:rPr>
              <w:t>UI Library</w:t>
            </w:r>
          </w:p>
        </w:tc>
        <w:tc>
          <w:tcPr>
            <w:tcW w:w="0" w:type="auto"/>
            <w:hideMark/>
          </w:tcPr>
          <w:p w14:paraId="0CFF149D" w14:textId="77777777" w:rsidR="00B33F08" w:rsidRPr="00B33F08" w:rsidRDefault="00B33F08" w:rsidP="00B33F08">
            <w:r w:rsidRPr="00B33F08">
              <w:t>shadcn/ui + Tailwind CSS</w:t>
            </w:r>
          </w:p>
        </w:tc>
        <w:tc>
          <w:tcPr>
            <w:tcW w:w="0" w:type="auto"/>
            <w:hideMark/>
          </w:tcPr>
          <w:p w14:paraId="30C6851B" w14:textId="77777777" w:rsidR="00B33F08" w:rsidRPr="00B33F08" w:rsidRDefault="00B33F08" w:rsidP="00B33F08">
            <w:r w:rsidRPr="00B33F08">
              <w:t>Fast, customizable components</w:t>
            </w:r>
          </w:p>
        </w:tc>
      </w:tr>
      <w:tr w:rsidR="00B33F08" w:rsidRPr="00B33F08" w14:paraId="6D38480C" w14:textId="77777777" w:rsidTr="00EB721E">
        <w:tc>
          <w:tcPr>
            <w:tcW w:w="0" w:type="auto"/>
            <w:hideMark/>
          </w:tcPr>
          <w:p w14:paraId="0805FF1D" w14:textId="77777777" w:rsidR="00B33F08" w:rsidRPr="00B33F08" w:rsidRDefault="00B33F08" w:rsidP="00B33F08">
            <w:r w:rsidRPr="00B33F08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hideMark/>
          </w:tcPr>
          <w:p w14:paraId="69189E00" w14:textId="77777777" w:rsidR="00B33F08" w:rsidRPr="00B33F08" w:rsidRDefault="00B33F08" w:rsidP="00B33F08">
            <w:r w:rsidRPr="00B33F08">
              <w:t>Zustand / React Query</w:t>
            </w:r>
          </w:p>
        </w:tc>
        <w:tc>
          <w:tcPr>
            <w:tcW w:w="0" w:type="auto"/>
            <w:hideMark/>
          </w:tcPr>
          <w:p w14:paraId="7072551E" w14:textId="77777777" w:rsidR="00B33F08" w:rsidRPr="00B33F08" w:rsidRDefault="00B33F08" w:rsidP="00B33F08">
            <w:r w:rsidRPr="00B33F08">
              <w:t>Lightweight state + server cache</w:t>
            </w:r>
          </w:p>
        </w:tc>
      </w:tr>
      <w:tr w:rsidR="00B33F08" w:rsidRPr="00B33F08" w14:paraId="1F7636C6" w14:textId="77777777" w:rsidTr="00EB721E">
        <w:tc>
          <w:tcPr>
            <w:tcW w:w="0" w:type="auto"/>
            <w:hideMark/>
          </w:tcPr>
          <w:p w14:paraId="2330E0C8" w14:textId="77777777" w:rsidR="00B33F08" w:rsidRPr="00B33F08" w:rsidRDefault="00B33F08" w:rsidP="00B33F08">
            <w:r w:rsidRPr="00B33F08">
              <w:rPr>
                <w:b/>
                <w:bCs/>
              </w:rPr>
              <w:t>Backend</w:t>
            </w:r>
          </w:p>
        </w:tc>
        <w:tc>
          <w:tcPr>
            <w:tcW w:w="0" w:type="auto"/>
            <w:hideMark/>
          </w:tcPr>
          <w:p w14:paraId="252C2C34" w14:textId="77777777" w:rsidR="00B33F08" w:rsidRPr="00B33F08" w:rsidRDefault="00B33F08" w:rsidP="00B33F08">
            <w:r w:rsidRPr="00B33F08">
              <w:t>Spring Boot 3.x</w:t>
            </w:r>
          </w:p>
        </w:tc>
        <w:tc>
          <w:tcPr>
            <w:tcW w:w="0" w:type="auto"/>
            <w:hideMark/>
          </w:tcPr>
          <w:p w14:paraId="2AA88EAC" w14:textId="77777777" w:rsidR="00B33F08" w:rsidRPr="00B33F08" w:rsidRDefault="00B33F08" w:rsidP="00B33F08">
            <w:r w:rsidRPr="00B33F08">
              <w:t>Enterprise Java framework</w:t>
            </w:r>
          </w:p>
        </w:tc>
      </w:tr>
      <w:tr w:rsidR="00B33F08" w:rsidRPr="00B33F08" w14:paraId="435719AC" w14:textId="77777777" w:rsidTr="00EB721E">
        <w:tc>
          <w:tcPr>
            <w:tcW w:w="0" w:type="auto"/>
            <w:hideMark/>
          </w:tcPr>
          <w:p w14:paraId="15201F0D" w14:textId="77777777" w:rsidR="00B33F08" w:rsidRPr="00B33F08" w:rsidRDefault="00B33F08" w:rsidP="00B33F08">
            <w:r w:rsidRPr="00B33F08">
              <w:rPr>
                <w:b/>
                <w:bCs/>
              </w:rPr>
              <w:t>Language</w:t>
            </w:r>
          </w:p>
        </w:tc>
        <w:tc>
          <w:tcPr>
            <w:tcW w:w="0" w:type="auto"/>
            <w:hideMark/>
          </w:tcPr>
          <w:p w14:paraId="0C53F664" w14:textId="77777777" w:rsidR="00B33F08" w:rsidRPr="00B33F08" w:rsidRDefault="00B33F08" w:rsidP="00B33F08">
            <w:r w:rsidRPr="00B33F08">
              <w:t>Java 17+</w:t>
            </w:r>
          </w:p>
        </w:tc>
        <w:tc>
          <w:tcPr>
            <w:tcW w:w="0" w:type="auto"/>
            <w:hideMark/>
          </w:tcPr>
          <w:p w14:paraId="0C200471" w14:textId="77777777" w:rsidR="00B33F08" w:rsidRPr="00B33F08" w:rsidRDefault="00B33F08" w:rsidP="00B33F08">
            <w:r w:rsidRPr="00B33F08">
              <w:t>LTS, production-ready</w:t>
            </w:r>
          </w:p>
        </w:tc>
      </w:tr>
      <w:tr w:rsidR="00B33F08" w:rsidRPr="00B33F08" w14:paraId="77443947" w14:textId="77777777" w:rsidTr="00EB721E">
        <w:tc>
          <w:tcPr>
            <w:tcW w:w="0" w:type="auto"/>
            <w:hideMark/>
          </w:tcPr>
          <w:p w14:paraId="7F80C548" w14:textId="77777777" w:rsidR="00B33F08" w:rsidRPr="00B33F08" w:rsidRDefault="00B33F08" w:rsidP="00B33F08">
            <w:r w:rsidRPr="00B33F08"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0A1D4748" w14:textId="77777777" w:rsidR="00B33F08" w:rsidRPr="00B33F08" w:rsidRDefault="00B33F08" w:rsidP="00B33F08">
            <w:r w:rsidRPr="00B33F08">
              <w:t>PostgreSQL 15+</w:t>
            </w:r>
          </w:p>
        </w:tc>
        <w:tc>
          <w:tcPr>
            <w:tcW w:w="0" w:type="auto"/>
            <w:hideMark/>
          </w:tcPr>
          <w:p w14:paraId="20444CD5" w14:textId="77777777" w:rsidR="00B33F08" w:rsidRPr="00B33F08" w:rsidRDefault="00B33F08" w:rsidP="00B33F08">
            <w:r w:rsidRPr="00B33F08">
              <w:t>JSONB, complex queries, reliability</w:t>
            </w:r>
          </w:p>
        </w:tc>
      </w:tr>
      <w:tr w:rsidR="00B33F08" w:rsidRPr="00B33F08" w14:paraId="26AB37A2" w14:textId="77777777" w:rsidTr="00EB721E">
        <w:tc>
          <w:tcPr>
            <w:tcW w:w="0" w:type="auto"/>
            <w:hideMark/>
          </w:tcPr>
          <w:p w14:paraId="0F5657F3" w14:textId="77777777" w:rsidR="00B33F08" w:rsidRPr="00B33F08" w:rsidRDefault="00B33F08" w:rsidP="00B33F08">
            <w:r w:rsidRPr="00B33F08">
              <w:rPr>
                <w:b/>
                <w:bCs/>
              </w:rPr>
              <w:t>ORM</w:t>
            </w:r>
          </w:p>
        </w:tc>
        <w:tc>
          <w:tcPr>
            <w:tcW w:w="0" w:type="auto"/>
            <w:hideMark/>
          </w:tcPr>
          <w:p w14:paraId="7E78C231" w14:textId="77777777" w:rsidR="00B33F08" w:rsidRPr="00B33F08" w:rsidRDefault="00B33F08" w:rsidP="00B33F08">
            <w:r w:rsidRPr="00B33F08">
              <w:t>Spring Data JPA + Hibernate</w:t>
            </w:r>
          </w:p>
        </w:tc>
        <w:tc>
          <w:tcPr>
            <w:tcW w:w="0" w:type="auto"/>
            <w:hideMark/>
          </w:tcPr>
          <w:p w14:paraId="79BEC57D" w14:textId="77777777" w:rsidR="00B33F08" w:rsidRPr="00B33F08" w:rsidRDefault="00B33F08" w:rsidP="00B33F08">
            <w:r w:rsidRPr="00B33F08">
              <w:t>Standard Java ORM</w:t>
            </w:r>
          </w:p>
        </w:tc>
      </w:tr>
      <w:tr w:rsidR="00B33F08" w:rsidRPr="00B33F08" w14:paraId="7B81C6C1" w14:textId="77777777" w:rsidTr="00EB721E">
        <w:tc>
          <w:tcPr>
            <w:tcW w:w="0" w:type="auto"/>
            <w:hideMark/>
          </w:tcPr>
          <w:p w14:paraId="118218FF" w14:textId="77777777" w:rsidR="00B33F08" w:rsidRPr="00B33F08" w:rsidRDefault="00B33F08" w:rsidP="00B33F08">
            <w:r w:rsidRPr="00B33F08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4705ABA1" w14:textId="77777777" w:rsidR="00B33F08" w:rsidRPr="00B33F08" w:rsidRDefault="00B33F08" w:rsidP="00B33F08">
            <w:r w:rsidRPr="00B33F08">
              <w:t>JWT (Access) + httpOnly Cookie (Refresh)</w:t>
            </w:r>
          </w:p>
        </w:tc>
        <w:tc>
          <w:tcPr>
            <w:tcW w:w="0" w:type="auto"/>
            <w:hideMark/>
          </w:tcPr>
          <w:p w14:paraId="3F9613C8" w14:textId="77777777" w:rsidR="00B33F08" w:rsidRPr="00B33F08" w:rsidRDefault="00B33F08" w:rsidP="00B33F08">
            <w:r w:rsidRPr="00B33F08">
              <w:t>Secure, stateless auth</w:t>
            </w:r>
          </w:p>
        </w:tc>
      </w:tr>
      <w:tr w:rsidR="00B33F08" w:rsidRPr="00B33F08" w14:paraId="01BA2A97" w14:textId="77777777" w:rsidTr="00EB721E">
        <w:tc>
          <w:tcPr>
            <w:tcW w:w="0" w:type="auto"/>
            <w:hideMark/>
          </w:tcPr>
          <w:p w14:paraId="3CB2D7EB" w14:textId="77777777" w:rsidR="00B33F08" w:rsidRPr="00B33F08" w:rsidRDefault="00B33F08" w:rsidP="00B33F08">
            <w:r w:rsidRPr="00B33F08">
              <w:rPr>
                <w:b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34122B50" w14:textId="77777777" w:rsidR="00B33F08" w:rsidRPr="00B33F08" w:rsidRDefault="00B33F08" w:rsidP="00B33F08">
            <w:r w:rsidRPr="00B33F08">
              <w:t>Supabase Storage</w:t>
            </w:r>
          </w:p>
        </w:tc>
        <w:tc>
          <w:tcPr>
            <w:tcW w:w="0" w:type="auto"/>
            <w:hideMark/>
          </w:tcPr>
          <w:p w14:paraId="381466D7" w14:textId="77777777" w:rsidR="00B33F08" w:rsidRPr="00B33F08" w:rsidRDefault="00B33F08" w:rsidP="00B33F08">
            <w:r w:rsidRPr="00B33F08">
              <w:t>Photos, invoices, PDFs</w:t>
            </w:r>
          </w:p>
        </w:tc>
      </w:tr>
      <w:tr w:rsidR="00B33F08" w:rsidRPr="00B33F08" w14:paraId="440CAFF6" w14:textId="77777777" w:rsidTr="00EB721E">
        <w:tc>
          <w:tcPr>
            <w:tcW w:w="0" w:type="auto"/>
            <w:hideMark/>
          </w:tcPr>
          <w:p w14:paraId="5E008638" w14:textId="77777777" w:rsidR="00B33F08" w:rsidRPr="00B33F08" w:rsidRDefault="00B33F08" w:rsidP="00B33F08">
            <w:r w:rsidRPr="00B33F08">
              <w:rPr>
                <w:b/>
                <w:bCs/>
              </w:rPr>
              <w:t>Async Processing</w:t>
            </w:r>
          </w:p>
        </w:tc>
        <w:tc>
          <w:tcPr>
            <w:tcW w:w="0" w:type="auto"/>
            <w:hideMark/>
          </w:tcPr>
          <w:p w14:paraId="552A085B" w14:textId="77777777" w:rsidR="00B33F08" w:rsidRPr="00B33F08" w:rsidRDefault="00B33F08" w:rsidP="00B33F08">
            <w:r w:rsidRPr="00B33F08">
              <w:t>Spring @Async</w:t>
            </w:r>
          </w:p>
        </w:tc>
        <w:tc>
          <w:tcPr>
            <w:tcW w:w="0" w:type="auto"/>
            <w:hideMark/>
          </w:tcPr>
          <w:p w14:paraId="488F7F1F" w14:textId="77777777" w:rsidR="00B33F08" w:rsidRPr="00B33F08" w:rsidRDefault="00B33F08" w:rsidP="00B33F08">
            <w:r w:rsidRPr="00B33F08">
              <w:t>Built-in, no extra infra</w:t>
            </w:r>
          </w:p>
        </w:tc>
      </w:tr>
      <w:tr w:rsidR="00B33F08" w:rsidRPr="00B33F08" w14:paraId="4E58BF30" w14:textId="77777777" w:rsidTr="00EB721E">
        <w:tc>
          <w:tcPr>
            <w:tcW w:w="0" w:type="auto"/>
            <w:hideMark/>
          </w:tcPr>
          <w:p w14:paraId="35C75931" w14:textId="77777777" w:rsidR="00B33F08" w:rsidRPr="00B33F08" w:rsidRDefault="00B33F08" w:rsidP="00B33F08">
            <w:r w:rsidRPr="00B33F08">
              <w:rPr>
                <w:b/>
                <w:bCs/>
              </w:rPr>
              <w:t>Email</w:t>
            </w:r>
          </w:p>
        </w:tc>
        <w:tc>
          <w:tcPr>
            <w:tcW w:w="0" w:type="auto"/>
            <w:hideMark/>
          </w:tcPr>
          <w:p w14:paraId="3BB58B10" w14:textId="77777777" w:rsidR="00B33F08" w:rsidRPr="00B33F08" w:rsidRDefault="00B33F08" w:rsidP="00B33F08">
            <w:r w:rsidRPr="00B33F08">
              <w:t>Spring Mail + @Async</w:t>
            </w:r>
          </w:p>
        </w:tc>
        <w:tc>
          <w:tcPr>
            <w:tcW w:w="0" w:type="auto"/>
            <w:hideMark/>
          </w:tcPr>
          <w:p w14:paraId="3EA4AB9F" w14:textId="77777777" w:rsidR="00B33F08" w:rsidRPr="00B33F08" w:rsidRDefault="00B33F08" w:rsidP="00B33F08">
            <w:r w:rsidRPr="00B33F08">
              <w:t>Non-blocking notifications</w:t>
            </w:r>
          </w:p>
        </w:tc>
      </w:tr>
      <w:tr w:rsidR="00B33F08" w:rsidRPr="00B33F08" w14:paraId="7EEEB772" w14:textId="77777777" w:rsidTr="00EB721E">
        <w:tc>
          <w:tcPr>
            <w:tcW w:w="0" w:type="auto"/>
            <w:hideMark/>
          </w:tcPr>
          <w:p w14:paraId="3DAB78C4" w14:textId="77777777" w:rsidR="00B33F08" w:rsidRPr="00B33F08" w:rsidRDefault="00B33F08" w:rsidP="00B33F08">
            <w:r w:rsidRPr="00B33F08">
              <w:rPr>
                <w:b/>
                <w:bCs/>
              </w:rPr>
              <w:t>Scheduled Jobs</w:t>
            </w:r>
          </w:p>
        </w:tc>
        <w:tc>
          <w:tcPr>
            <w:tcW w:w="0" w:type="auto"/>
            <w:hideMark/>
          </w:tcPr>
          <w:p w14:paraId="7644D95B" w14:textId="77777777" w:rsidR="00B33F08" w:rsidRPr="00B33F08" w:rsidRDefault="00B33F08" w:rsidP="00B33F08">
            <w:r w:rsidRPr="00B33F08">
              <w:t>Spring @Scheduled</w:t>
            </w:r>
          </w:p>
        </w:tc>
        <w:tc>
          <w:tcPr>
            <w:tcW w:w="0" w:type="auto"/>
            <w:hideMark/>
          </w:tcPr>
          <w:p w14:paraId="4A537650" w14:textId="77777777" w:rsidR="00B33F08" w:rsidRPr="00B33F08" w:rsidRDefault="00B33F08" w:rsidP="00B33F08">
            <w:r w:rsidRPr="00B33F08">
              <w:t>Cron jobs for alerts</w:t>
            </w:r>
          </w:p>
        </w:tc>
      </w:tr>
      <w:tr w:rsidR="00B33F08" w:rsidRPr="00B33F08" w14:paraId="65BB8AD5" w14:textId="77777777" w:rsidTr="00EB721E">
        <w:tc>
          <w:tcPr>
            <w:tcW w:w="0" w:type="auto"/>
            <w:hideMark/>
          </w:tcPr>
          <w:p w14:paraId="27008F32" w14:textId="77777777" w:rsidR="00B33F08" w:rsidRPr="00B33F08" w:rsidRDefault="00B33F08" w:rsidP="00B33F08">
            <w:r w:rsidRPr="00B33F08">
              <w:rPr>
                <w:b/>
                <w:bCs/>
              </w:rPr>
              <w:t>Payment Gateway</w:t>
            </w:r>
          </w:p>
        </w:tc>
        <w:tc>
          <w:tcPr>
            <w:tcW w:w="0" w:type="auto"/>
            <w:hideMark/>
          </w:tcPr>
          <w:p w14:paraId="5B823187" w14:textId="77777777" w:rsidR="00B33F08" w:rsidRPr="00B33F08" w:rsidRDefault="00B33F08" w:rsidP="00B33F08">
            <w:r w:rsidRPr="00B33F08">
              <w:t>Razorpay (India)</w:t>
            </w:r>
          </w:p>
        </w:tc>
        <w:tc>
          <w:tcPr>
            <w:tcW w:w="0" w:type="auto"/>
            <w:hideMark/>
          </w:tcPr>
          <w:p w14:paraId="2CB2E302" w14:textId="77777777" w:rsidR="00B33F08" w:rsidRPr="00B33F08" w:rsidRDefault="00B33F08" w:rsidP="00B33F08">
            <w:r w:rsidRPr="00B33F08">
              <w:t>Online payments</w:t>
            </w:r>
          </w:p>
        </w:tc>
      </w:tr>
      <w:tr w:rsidR="00B33F08" w:rsidRPr="00B33F08" w14:paraId="4472F6FA" w14:textId="77777777" w:rsidTr="00EB721E">
        <w:tc>
          <w:tcPr>
            <w:tcW w:w="0" w:type="auto"/>
            <w:hideMark/>
          </w:tcPr>
          <w:p w14:paraId="66C9F5AD" w14:textId="77777777" w:rsidR="00B33F08" w:rsidRPr="00B33F08" w:rsidRDefault="00B33F08" w:rsidP="00B33F08">
            <w:r w:rsidRPr="00B33F08">
              <w:rPr>
                <w:b/>
                <w:bCs/>
              </w:rPr>
              <w:t>PDF Generation</w:t>
            </w:r>
          </w:p>
        </w:tc>
        <w:tc>
          <w:tcPr>
            <w:tcW w:w="0" w:type="auto"/>
            <w:hideMark/>
          </w:tcPr>
          <w:p w14:paraId="6CE2E80E" w14:textId="77777777" w:rsidR="00B33F08" w:rsidRPr="00B33F08" w:rsidRDefault="00B33F08" w:rsidP="00B33F08">
            <w:r w:rsidRPr="00B33F08">
              <w:t>iText 7 / Apache PDFBox</w:t>
            </w:r>
          </w:p>
        </w:tc>
        <w:tc>
          <w:tcPr>
            <w:tcW w:w="0" w:type="auto"/>
            <w:hideMark/>
          </w:tcPr>
          <w:p w14:paraId="57ED44BD" w14:textId="77777777" w:rsidR="00B33F08" w:rsidRPr="00B33F08" w:rsidRDefault="00B33F08" w:rsidP="00B33F08">
            <w:r w:rsidRPr="00B33F08">
              <w:t>Quotation &amp; completion PDFs</w:t>
            </w:r>
          </w:p>
        </w:tc>
      </w:tr>
      <w:tr w:rsidR="00B33F08" w:rsidRPr="00B33F08" w14:paraId="4EED79E5" w14:textId="77777777" w:rsidTr="00EB721E">
        <w:tc>
          <w:tcPr>
            <w:tcW w:w="0" w:type="auto"/>
            <w:hideMark/>
          </w:tcPr>
          <w:p w14:paraId="0979B961" w14:textId="77777777" w:rsidR="00B33F08" w:rsidRPr="00B33F08" w:rsidRDefault="00B33F08" w:rsidP="00B33F08">
            <w:r w:rsidRPr="00B33F08">
              <w:rPr>
                <w:b/>
                <w:bCs/>
              </w:rPr>
              <w:t>Deployment</w:t>
            </w:r>
          </w:p>
        </w:tc>
        <w:tc>
          <w:tcPr>
            <w:tcW w:w="0" w:type="auto"/>
            <w:hideMark/>
          </w:tcPr>
          <w:p w14:paraId="1DC96893" w14:textId="77777777" w:rsidR="00B33F08" w:rsidRPr="00B33F08" w:rsidRDefault="00B33F08" w:rsidP="00B33F08">
            <w:r w:rsidRPr="00B33F08">
              <w:t>Docker + Docker Compose</w:t>
            </w:r>
          </w:p>
        </w:tc>
        <w:tc>
          <w:tcPr>
            <w:tcW w:w="0" w:type="auto"/>
            <w:hideMark/>
          </w:tcPr>
          <w:p w14:paraId="52BD9AEE" w14:textId="77777777" w:rsidR="00B33F08" w:rsidRPr="00B33F08" w:rsidRDefault="00B33F08" w:rsidP="00B33F08">
            <w:r w:rsidRPr="00B33F08">
              <w:t>Containerized deployment</w:t>
            </w:r>
          </w:p>
        </w:tc>
      </w:tr>
      <w:tr w:rsidR="00B33F08" w:rsidRPr="00B33F08" w14:paraId="01134047" w14:textId="77777777" w:rsidTr="00EB721E">
        <w:tc>
          <w:tcPr>
            <w:tcW w:w="0" w:type="auto"/>
            <w:hideMark/>
          </w:tcPr>
          <w:p w14:paraId="076A3371" w14:textId="77777777" w:rsidR="00B33F08" w:rsidRPr="00B33F08" w:rsidRDefault="00B33F08" w:rsidP="00B33F08">
            <w:r w:rsidRPr="00B33F08">
              <w:rPr>
                <w:b/>
                <w:bCs/>
              </w:rPr>
              <w:t>Server</w:t>
            </w:r>
          </w:p>
        </w:tc>
        <w:tc>
          <w:tcPr>
            <w:tcW w:w="0" w:type="auto"/>
            <w:hideMark/>
          </w:tcPr>
          <w:p w14:paraId="10442316" w14:textId="77777777" w:rsidR="00B33F08" w:rsidRPr="00B33F08" w:rsidRDefault="00B33F08" w:rsidP="00B33F08">
            <w:r w:rsidRPr="00B33F08">
              <w:t>AWS EC2 / DigitalOcean / Local</w:t>
            </w:r>
          </w:p>
        </w:tc>
        <w:tc>
          <w:tcPr>
            <w:tcW w:w="0" w:type="auto"/>
            <w:hideMark/>
          </w:tcPr>
          <w:p w14:paraId="2102BCD7" w14:textId="77777777" w:rsidR="00B33F08" w:rsidRPr="00B33F08" w:rsidRDefault="00B33F08" w:rsidP="00B33F08">
            <w:r w:rsidRPr="00B33F08">
              <w:t>Your choice</w:t>
            </w:r>
          </w:p>
        </w:tc>
      </w:tr>
    </w:tbl>
    <w:p w14:paraId="5A9591CC" w14:textId="77777777" w:rsidR="00B33F08" w:rsidRPr="00B33F08" w:rsidRDefault="00B33F08" w:rsidP="00B33F08">
      <w:r w:rsidRPr="00B33F08">
        <w:rPr>
          <w:b/>
          <w:bCs/>
        </w:rPr>
        <w:t>Removed:</w:t>
      </w:r>
      <w:r w:rsidRPr="00B33F08">
        <w:t xml:space="preserve"> </w:t>
      </w:r>
      <w:del w:id="0" w:author="Unknown">
        <w:r w:rsidRPr="00B33F08">
          <w:delText>RabbitMQ</w:delText>
        </w:r>
      </w:del>
      <w:r w:rsidRPr="00B33F08">
        <w:t xml:space="preserve">, </w:t>
      </w:r>
      <w:del w:id="1" w:author="Unknown">
        <w:r w:rsidRPr="00B33F08">
          <w:delText>Firebase</w:delText>
        </w:r>
      </w:del>
      <w:r w:rsidRPr="00B33F08">
        <w:t xml:space="preserve">, </w:t>
      </w:r>
      <w:del w:id="2" w:author="Unknown">
        <w:r w:rsidRPr="00B33F08">
          <w:delText>Redis</w:delText>
        </w:r>
      </w:del>
      <w:r w:rsidRPr="00B33F08">
        <w:t xml:space="preserve"> (not needed at this scale)</w:t>
      </w:r>
    </w:p>
    <w:p w14:paraId="37072D2E" w14:textId="77777777" w:rsidR="00B33F08" w:rsidRPr="00B33F08" w:rsidRDefault="00A37C57" w:rsidP="00B33F08">
      <w:r>
        <w:pict w14:anchorId="22C838E9">
          <v:rect id="_x0000_i1026" style="width:0;height:1.5pt" o:hralign="center" o:hrstd="t" o:hr="t" fillcolor="#a0a0a0" stroked="f"/>
        </w:pict>
      </w:r>
    </w:p>
    <w:p w14:paraId="295D1C7F" w14:textId="77777777" w:rsidR="00B33F08" w:rsidRPr="00EB721E" w:rsidRDefault="00B33F08" w:rsidP="00B33F08">
      <w:pPr>
        <w:rPr>
          <w:b/>
          <w:bCs/>
          <w:color w:val="00B050"/>
        </w:rPr>
      </w:pPr>
      <w:r w:rsidRPr="00EB721E">
        <w:rPr>
          <w:b/>
          <w:bCs/>
          <w:color w:val="00B050"/>
        </w:rPr>
        <w:t>DATABASE SCHEMA (UPDATED FOR URGENCY APPROVAL)</w:t>
      </w:r>
    </w:p>
    <w:p w14:paraId="4BA9705D" w14:textId="0E617DB7" w:rsidR="00B33F08" w:rsidRPr="00EB721E" w:rsidRDefault="00EB721E" w:rsidP="00B33F08">
      <w:pPr>
        <w:rPr>
          <w:b/>
          <w:bCs/>
          <w:color w:val="0070C0"/>
        </w:rPr>
      </w:pPr>
      <w:r w:rsidRPr="00EB721E">
        <w:rPr>
          <w:b/>
          <w:bCs/>
          <w:color w:val="0070C0"/>
        </w:rPr>
        <w:t>1.</w:t>
      </w:r>
      <w:r w:rsidR="00B33F08" w:rsidRPr="00EB721E">
        <w:rPr>
          <w:b/>
          <w:bCs/>
          <w:color w:val="0070C0"/>
        </w:rPr>
        <w:t xml:space="preserve"> Requests table with urgency approval</w:t>
      </w:r>
    </w:p>
    <w:p w14:paraId="3E4886D0" w14:textId="77777777" w:rsidR="00B33F08" w:rsidRPr="00B33F08" w:rsidRDefault="00B33F08" w:rsidP="00B33F08">
      <w:r w:rsidRPr="00B33F08">
        <w:t>CREATE TABLE requests (</w:t>
      </w:r>
    </w:p>
    <w:p w14:paraId="7F68AA08" w14:textId="77777777" w:rsidR="00B33F08" w:rsidRPr="00B33F08" w:rsidRDefault="00B33F08" w:rsidP="00B33F08">
      <w:r w:rsidRPr="00B33F08">
        <w:t xml:space="preserve">    id SERIAL PRIMARY KEY,</w:t>
      </w:r>
    </w:p>
    <w:p w14:paraId="6D4FF841" w14:textId="77777777" w:rsidR="00B33F08" w:rsidRPr="00B33F08" w:rsidRDefault="00B33F08" w:rsidP="00B33F08">
      <w:r w:rsidRPr="00B33F08">
        <w:t xml:space="preserve">    request_number VARCHAR(50) UNIQUE, -- REQ-CARP-2025-0001</w:t>
      </w:r>
    </w:p>
    <w:p w14:paraId="2FF3BF7D" w14:textId="77777777" w:rsidR="00B33F08" w:rsidRPr="00B33F08" w:rsidRDefault="00B33F08" w:rsidP="00B33F08">
      <w:r w:rsidRPr="00B33F08">
        <w:t xml:space="preserve">    requester_id INT REFERENCES users(id),</w:t>
      </w:r>
    </w:p>
    <w:p w14:paraId="3505EB36" w14:textId="77777777" w:rsidR="00B33F08" w:rsidRPr="00B33F08" w:rsidRDefault="00B33F08" w:rsidP="00B33F08">
      <w:r w:rsidRPr="00B33F08">
        <w:t xml:space="preserve">    service_department_id INT REFERENCES service_departments(id),</w:t>
      </w:r>
    </w:p>
    <w:p w14:paraId="3F1D576D" w14:textId="77777777" w:rsidR="00B33F08" w:rsidRPr="00B33F08" w:rsidRDefault="00B33F08" w:rsidP="00B33F08">
      <w:r w:rsidRPr="00B33F08">
        <w:t xml:space="preserve">    organization_department_id INT REFERENCES organization_departments(id),</w:t>
      </w:r>
    </w:p>
    <w:p w14:paraId="63AFBE26" w14:textId="77777777" w:rsidR="00B33F08" w:rsidRPr="00B33F08" w:rsidRDefault="00B33F08" w:rsidP="00B33F08">
      <w:r w:rsidRPr="00B33F08">
        <w:t xml:space="preserve">    item_description TEXT NOT NULL,</w:t>
      </w:r>
    </w:p>
    <w:p w14:paraId="681E9191" w14:textId="77777777" w:rsidR="00B33F08" w:rsidRPr="00B33F08" w:rsidRDefault="00B33F08" w:rsidP="00B33F08">
      <w:r w:rsidRPr="00B33F08">
        <w:t xml:space="preserve">    required_date DATE,</w:t>
      </w:r>
    </w:p>
    <w:p w14:paraId="77C358BD" w14:textId="77777777" w:rsidR="00B33F08" w:rsidRPr="00B33F08" w:rsidRDefault="00B33F08" w:rsidP="00B33F08">
      <w:r w:rsidRPr="00B33F08">
        <w:lastRenderedPageBreak/>
        <w:t xml:space="preserve">    photo_url VARCHAR(255),</w:t>
      </w:r>
    </w:p>
    <w:p w14:paraId="1C304E89" w14:textId="77777777" w:rsidR="00B33F08" w:rsidRPr="00B33F08" w:rsidRDefault="00B33F08" w:rsidP="00B33F08">
      <w:r w:rsidRPr="00B33F08">
        <w:t xml:space="preserve">    </w:t>
      </w:r>
    </w:p>
    <w:p w14:paraId="0441ABA0" w14:textId="22E9D061" w:rsidR="00B33F08" w:rsidRPr="00B33F08" w:rsidRDefault="00B33F08" w:rsidP="00B33F08">
      <w:r w:rsidRPr="00B33F08">
        <w:t xml:space="preserve">    </w:t>
      </w:r>
      <w:r w:rsidR="00EB721E">
        <w:rPr>
          <w:b/>
          <w:bCs/>
          <w:color w:val="0070C0"/>
        </w:rPr>
        <w:t>2.</w:t>
      </w:r>
      <w:r w:rsidRPr="00EB721E">
        <w:rPr>
          <w:b/>
          <w:bCs/>
          <w:color w:val="0070C0"/>
        </w:rPr>
        <w:t xml:space="preserve"> Urgency fields </w:t>
      </w:r>
    </w:p>
    <w:p w14:paraId="6661C209" w14:textId="77777777" w:rsidR="00B33F08" w:rsidRPr="00B33F08" w:rsidRDefault="00B33F08" w:rsidP="00B33F08">
      <w:r w:rsidRPr="00B33F08">
        <w:t xml:space="preserve">    urgency_requested BOOLEAN DEFAULT false, -- User's request</w:t>
      </w:r>
    </w:p>
    <w:p w14:paraId="4F5DB3DA" w14:textId="77777777" w:rsidR="00B33F08" w:rsidRPr="00B33F08" w:rsidRDefault="00B33F08" w:rsidP="00B33F08">
      <w:r w:rsidRPr="00B33F08">
        <w:t xml:space="preserve">    urgency_reason TEXT, -- User's justification</w:t>
      </w:r>
    </w:p>
    <w:p w14:paraId="58C99134" w14:textId="77777777" w:rsidR="00B33F08" w:rsidRPr="00B33F08" w:rsidRDefault="00B33F08" w:rsidP="00B33F08">
      <w:r w:rsidRPr="00B33F08">
        <w:t xml:space="preserve">    urgency_approved BOOLEAN DEFAULT false, -- SA/A decision</w:t>
      </w:r>
    </w:p>
    <w:p w14:paraId="47D45E05" w14:textId="77777777" w:rsidR="00B33F08" w:rsidRPr="00B33F08" w:rsidRDefault="00B33F08" w:rsidP="00B33F08">
      <w:r w:rsidRPr="00B33F08">
        <w:t xml:space="preserve">    urgency_approved_by INT REFERENCES users(id), -- Who approved</w:t>
      </w:r>
    </w:p>
    <w:p w14:paraId="3927AF66" w14:textId="77777777" w:rsidR="00B33F08" w:rsidRPr="00B33F08" w:rsidRDefault="00B33F08" w:rsidP="00B33F08">
      <w:r w:rsidRPr="00B33F08">
        <w:t xml:space="preserve">    urgency_approved_at TIMESTAMP, -- When approved</w:t>
      </w:r>
    </w:p>
    <w:p w14:paraId="42809DC4" w14:textId="77777777" w:rsidR="00B33F08" w:rsidRPr="00B33F08" w:rsidRDefault="00B33F08" w:rsidP="00B33F08">
      <w:r w:rsidRPr="00B33F08">
        <w:t xml:space="preserve">    urgency_rejection_reason TEXT, -- If rejected, why?</w:t>
      </w:r>
    </w:p>
    <w:p w14:paraId="5B314D81" w14:textId="77777777" w:rsidR="00B33F08" w:rsidRPr="00B33F08" w:rsidRDefault="00B33F08" w:rsidP="00B33F08">
      <w:r w:rsidRPr="00B33F08">
        <w:t xml:space="preserve">    </w:t>
      </w:r>
    </w:p>
    <w:p w14:paraId="0D773DE2" w14:textId="77777777" w:rsidR="00B33F08" w:rsidRPr="00B33F08" w:rsidRDefault="00B33F08" w:rsidP="00B33F08">
      <w:r w:rsidRPr="00B33F08">
        <w:t xml:space="preserve">    status VARCHAR(50) NOT NULL,</w:t>
      </w:r>
    </w:p>
    <w:p w14:paraId="328DCFC8" w14:textId="77777777" w:rsidR="00B33F08" w:rsidRPr="00B33F08" w:rsidRDefault="00B33F08" w:rsidP="00B33F08">
      <w:r w:rsidRPr="00B33F08">
        <w:t xml:space="preserve">    description_hash VARCHAR(64), -- For duplicate prevention</w:t>
      </w:r>
    </w:p>
    <w:p w14:paraId="05690CD8" w14:textId="77777777" w:rsidR="00B33F08" w:rsidRPr="00B33F08" w:rsidRDefault="00B33F08" w:rsidP="00B33F08">
      <w:r w:rsidRPr="00B33F08">
        <w:t xml:space="preserve">    </w:t>
      </w:r>
    </w:p>
    <w:p w14:paraId="2A1E5E23" w14:textId="77777777" w:rsidR="00B33F08" w:rsidRPr="00B33F08" w:rsidRDefault="00B33F08" w:rsidP="00B33F08">
      <w:r w:rsidRPr="00B33F08">
        <w:t xml:space="preserve">    created_at TIMESTAMP DEFAULT NOW(),</w:t>
      </w:r>
    </w:p>
    <w:p w14:paraId="6A0E29DF" w14:textId="77777777" w:rsidR="00B33F08" w:rsidRPr="00B33F08" w:rsidRDefault="00B33F08" w:rsidP="00B33F08">
      <w:r w:rsidRPr="00B33F08">
        <w:t xml:space="preserve">    updated_at TIMESTAMP DEFAULT NOW(),</w:t>
      </w:r>
    </w:p>
    <w:p w14:paraId="3C6942F4" w14:textId="77777777" w:rsidR="00B33F08" w:rsidRPr="00B33F08" w:rsidRDefault="00B33F08" w:rsidP="00B33F08">
      <w:r w:rsidRPr="00B33F08">
        <w:t xml:space="preserve">    </w:t>
      </w:r>
    </w:p>
    <w:p w14:paraId="2D3A568B" w14:textId="77777777" w:rsidR="00B33F08" w:rsidRPr="00B33F08" w:rsidRDefault="00B33F08" w:rsidP="00B33F08">
      <w:r w:rsidRPr="00B33F08">
        <w:t xml:space="preserve">    CONSTRAINT unique_active_request </w:t>
      </w:r>
    </w:p>
    <w:p w14:paraId="3216EC69" w14:textId="77777777" w:rsidR="00B33F08" w:rsidRPr="00B33F08" w:rsidRDefault="00B33F08" w:rsidP="00B33F08">
      <w:r w:rsidRPr="00B33F08">
        <w:t xml:space="preserve">        UNIQUE (requester_id, description_hash, service_department_id)</w:t>
      </w:r>
    </w:p>
    <w:p w14:paraId="347850C9" w14:textId="77777777" w:rsidR="00B33F08" w:rsidRPr="00B33F08" w:rsidRDefault="00B33F08" w:rsidP="00B33F08">
      <w:r w:rsidRPr="00B33F08">
        <w:t xml:space="preserve">        WHERE status NOT IN ('COMPLETED', 'REJECTED', 'CANCELLED')</w:t>
      </w:r>
    </w:p>
    <w:p w14:paraId="06C0044B" w14:textId="77777777" w:rsidR="00B33F08" w:rsidRPr="00B33F08" w:rsidRDefault="00B33F08" w:rsidP="00B33F08">
      <w:r w:rsidRPr="00B33F08">
        <w:t>);</w:t>
      </w:r>
    </w:p>
    <w:p w14:paraId="0F71597C" w14:textId="77777777" w:rsidR="00B33F08" w:rsidRPr="00B33F08" w:rsidRDefault="00B33F08" w:rsidP="00B33F08"/>
    <w:p w14:paraId="0A82B248" w14:textId="6E5AEA22" w:rsidR="00B33F08" w:rsidRPr="00EB721E" w:rsidRDefault="00EB721E" w:rsidP="00B33F08">
      <w:pPr>
        <w:rPr>
          <w:b/>
          <w:bCs/>
          <w:color w:val="0070C0"/>
        </w:rPr>
      </w:pPr>
      <w:r>
        <w:rPr>
          <w:b/>
          <w:bCs/>
          <w:color w:val="0070C0"/>
        </w:rPr>
        <w:t>3. P</w:t>
      </w:r>
      <w:r w:rsidR="00B33F08" w:rsidRPr="00EB721E">
        <w:rPr>
          <w:b/>
          <w:bCs/>
          <w:color w:val="0070C0"/>
        </w:rPr>
        <w:t>riority calculation (used for sorting SA dashboard)</w:t>
      </w:r>
    </w:p>
    <w:p w14:paraId="52FE2B87" w14:textId="77777777" w:rsidR="00B33F08" w:rsidRPr="00B33F08" w:rsidRDefault="00B33F08" w:rsidP="00B33F08">
      <w:r w:rsidRPr="00B33F08">
        <w:t>ALTER TABLE requests ADD COLUMN priority_score INT GENERATED ALWAYS AS (</w:t>
      </w:r>
    </w:p>
    <w:p w14:paraId="7BD8BCCC" w14:textId="77777777" w:rsidR="00B33F08" w:rsidRPr="00B33F08" w:rsidRDefault="00B33F08" w:rsidP="00B33F08">
      <w:r w:rsidRPr="00B33F08">
        <w:t xml:space="preserve">    CASE </w:t>
      </w:r>
    </w:p>
    <w:p w14:paraId="44CFC762" w14:textId="77777777" w:rsidR="00B33F08" w:rsidRPr="00B33F08" w:rsidRDefault="00B33F08" w:rsidP="00B33F08">
      <w:r w:rsidRPr="00B33F08">
        <w:t xml:space="preserve">        WHEN urgency_approved = true AND deadline &lt; NOW() THEN 1  -- CRITICAL</w:t>
      </w:r>
    </w:p>
    <w:p w14:paraId="7220DC61" w14:textId="77777777" w:rsidR="00B33F08" w:rsidRPr="00B33F08" w:rsidRDefault="00B33F08" w:rsidP="00B33F08">
      <w:r w:rsidRPr="00B33F08">
        <w:t xml:space="preserve">        WHEN deadline &lt; NOW() THEN 2                               -- HIGH (overdue)</w:t>
      </w:r>
    </w:p>
    <w:p w14:paraId="71B37703" w14:textId="77777777" w:rsidR="00B33F08" w:rsidRPr="00B33F08" w:rsidRDefault="00B33F08" w:rsidP="00B33F08">
      <w:r w:rsidRPr="00B33F08">
        <w:t xml:space="preserve">        WHEN urgency_approved = true THEN 3                        -- MEDIUM (urgent)</w:t>
      </w:r>
    </w:p>
    <w:p w14:paraId="0CE99F03" w14:textId="77777777" w:rsidR="00B33F08" w:rsidRPr="00B33F08" w:rsidRDefault="00B33F08" w:rsidP="00B33F08">
      <w:r w:rsidRPr="00B33F08">
        <w:t xml:space="preserve">        ELSE 4                                                     -- NORMAL</w:t>
      </w:r>
    </w:p>
    <w:p w14:paraId="7985DF5F" w14:textId="77777777" w:rsidR="00B33F08" w:rsidRPr="00B33F08" w:rsidRDefault="00B33F08" w:rsidP="00B33F08">
      <w:r w:rsidRPr="00B33F08">
        <w:lastRenderedPageBreak/>
        <w:t xml:space="preserve">    END</w:t>
      </w:r>
    </w:p>
    <w:p w14:paraId="1FD742F0" w14:textId="77777777" w:rsidR="00B33F08" w:rsidRPr="00B33F08" w:rsidRDefault="00B33F08" w:rsidP="00B33F08">
      <w:r w:rsidRPr="00B33F08">
        <w:t>) STORED;</w:t>
      </w:r>
    </w:p>
    <w:p w14:paraId="202FBBBE" w14:textId="77777777" w:rsidR="00B33F08" w:rsidRPr="00B33F08" w:rsidRDefault="00B33F08" w:rsidP="00B33F08"/>
    <w:p w14:paraId="62423798" w14:textId="77777777" w:rsidR="00B33F08" w:rsidRPr="00B33F08" w:rsidRDefault="00B33F08" w:rsidP="00B33F08">
      <w:r w:rsidRPr="00B33F08">
        <w:t>CREATE INDEX idx_requests_priority ON requests(priority_score, created_at);</w:t>
      </w:r>
    </w:p>
    <w:p w14:paraId="215BBEAD" w14:textId="77777777" w:rsidR="00B33F08" w:rsidRPr="00B33F08" w:rsidRDefault="00B33F08" w:rsidP="00B33F08">
      <w:r w:rsidRPr="00B33F08">
        <w:t xml:space="preserve">CREATE INDEX idx_requests_urgency_pending ON requests(urgency_requested, urgency_approved) </w:t>
      </w:r>
    </w:p>
    <w:p w14:paraId="57AEC15F" w14:textId="77777777" w:rsidR="00B33F08" w:rsidRPr="00B33F08" w:rsidRDefault="00B33F08" w:rsidP="00B33F08">
      <w:r w:rsidRPr="00B33F08">
        <w:t xml:space="preserve">    WHERE urgency_requested = true AND urgency_approved IS NULL;</w:t>
      </w:r>
    </w:p>
    <w:p w14:paraId="663D4123" w14:textId="77777777" w:rsidR="00B33F08" w:rsidRPr="00B33F08" w:rsidRDefault="00B33F08" w:rsidP="00B33F08">
      <w:r w:rsidRPr="00B33F08">
        <w:t>```</w:t>
      </w:r>
    </w:p>
    <w:p w14:paraId="56F8BD92" w14:textId="77777777" w:rsidR="00B33F08" w:rsidRPr="00B33F08" w:rsidRDefault="00B33F08" w:rsidP="00B33F08"/>
    <w:p w14:paraId="1F8D6C6C" w14:textId="402EEB23" w:rsidR="00B33F08" w:rsidRPr="0079334C" w:rsidRDefault="00B33F08" w:rsidP="00B33F08">
      <w:pPr>
        <w:rPr>
          <w:b/>
          <w:bCs/>
        </w:rPr>
      </w:pPr>
      <w:r w:rsidRPr="0079334C">
        <w:rPr>
          <w:b/>
          <w:bCs/>
        </w:rPr>
        <w:t>---</w:t>
      </w:r>
      <w:r w:rsidR="0079334C" w:rsidRPr="0079334C">
        <w:rPr>
          <w:b/>
          <w:bCs/>
        </w:rPr>
        <w:t>--------------------------------------------------------------------------------------------------------------------</w:t>
      </w:r>
    </w:p>
    <w:p w14:paraId="0F8531AC" w14:textId="77777777" w:rsidR="00B33F08" w:rsidRPr="00B33F08" w:rsidRDefault="00B33F08" w:rsidP="00B33F08"/>
    <w:p w14:paraId="4066AE1C" w14:textId="7E0A4ABF" w:rsidR="00B33F08" w:rsidRPr="0079334C" w:rsidRDefault="00B33F08" w:rsidP="00B33F08">
      <w:pPr>
        <w:rPr>
          <w:b/>
          <w:bCs/>
          <w:color w:val="0070C0"/>
          <w:sz w:val="32"/>
          <w:szCs w:val="24"/>
        </w:rPr>
      </w:pPr>
      <w:r w:rsidRPr="0079334C">
        <w:rPr>
          <w:b/>
          <w:bCs/>
          <w:color w:val="0070C0"/>
          <w:sz w:val="32"/>
          <w:szCs w:val="24"/>
        </w:rPr>
        <w:t>COMPLETE WORKFLOW</w:t>
      </w:r>
    </w:p>
    <w:p w14:paraId="3E324875" w14:textId="02DC4358" w:rsidR="00B33F08" w:rsidRPr="0079334C" w:rsidRDefault="00B33F08" w:rsidP="00B33F08">
      <w:pPr>
        <w:rPr>
          <w:b/>
          <w:bCs/>
          <w:color w:val="EE0000"/>
        </w:rPr>
      </w:pPr>
      <w:r w:rsidRPr="0079334C">
        <w:rPr>
          <w:b/>
          <w:bCs/>
          <w:color w:val="EE0000"/>
        </w:rPr>
        <w:t>PHASE 0: Homepage - User Sees Rules</w:t>
      </w:r>
    </w:p>
    <w:p w14:paraId="2A1273A4" w14:textId="77777777" w:rsidR="00B33F08" w:rsidRPr="00B33F08" w:rsidRDefault="00B33F08" w:rsidP="00B33F08"/>
    <w:p w14:paraId="20EB2AD4" w14:textId="77777777" w:rsidR="00B33F08" w:rsidRPr="00B33F08" w:rsidRDefault="00B33F08" w:rsidP="00B33F08">
      <w:r w:rsidRPr="00B33F08">
        <w:t>**Requester Dashboard Banner:**</w:t>
      </w:r>
    </w:p>
    <w:p w14:paraId="78D6CF18" w14:textId="77777777" w:rsidR="00B33F08" w:rsidRPr="00B33F08" w:rsidRDefault="00B33F08" w:rsidP="00B33F08">
      <w:r w:rsidRPr="00B33F08">
        <w:t>```</w:t>
      </w:r>
    </w:p>
    <w:p w14:paraId="63D3C1E1" w14:textId="77777777" w:rsidR="00B33F08" w:rsidRPr="00B33F08" w:rsidRDefault="00B33F08" w:rsidP="00B33F08">
      <w:r w:rsidRPr="00B33F08">
        <w:rPr>
          <w:rFonts w:ascii="Segoe UI Emoji" w:hAnsi="Segoe UI Emoji" w:cs="Segoe UI Emoji"/>
        </w:rPr>
        <w:t>📌</w:t>
      </w:r>
      <w:r w:rsidRPr="00B33F08">
        <w:t xml:space="preserve"> IMPORTANT RULES - READ BEFORE SUBMITTING</w:t>
      </w:r>
    </w:p>
    <w:p w14:paraId="4DC1BFCF" w14:textId="77777777" w:rsidR="00B33F08" w:rsidRPr="00B33F08" w:rsidRDefault="00B33F08" w:rsidP="00B33F08">
      <w:r w:rsidRPr="00B33F08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</w:t>
      </w:r>
    </w:p>
    <w:p w14:paraId="1CE857B2" w14:textId="77777777" w:rsidR="00B33F08" w:rsidRPr="00B33F08" w:rsidRDefault="00B33F08" w:rsidP="00B33F08">
      <w:r w:rsidRPr="00B33F08">
        <w:t xml:space="preserve">1. </w:t>
      </w:r>
      <w:r w:rsidRPr="00B33F08">
        <w:rPr>
          <w:rFonts w:ascii="Segoe UI Symbol" w:hAnsi="Segoe UI Symbol" w:cs="Segoe UI Symbol"/>
        </w:rPr>
        <w:t>✓</w:t>
      </w:r>
      <w:r w:rsidRPr="00B33F08">
        <w:t xml:space="preserve"> Work completed on First Come First Serve basis</w:t>
      </w:r>
    </w:p>
    <w:p w14:paraId="187905EF" w14:textId="77777777" w:rsidR="00B33F08" w:rsidRPr="00B33F08" w:rsidRDefault="00B33F08" w:rsidP="00B33F08">
      <w:r w:rsidRPr="00B33F08">
        <w:t xml:space="preserve">2. </w:t>
      </w:r>
      <w:r w:rsidRPr="00B33F08">
        <w:rPr>
          <w:rFonts w:ascii="Segoe UI Symbol" w:hAnsi="Segoe UI Symbol" w:cs="Segoe UI Symbol"/>
        </w:rPr>
        <w:t>✓</w:t>
      </w:r>
      <w:r w:rsidRPr="00B33F08">
        <w:t xml:space="preserve"> Estimated costs vary with current market prices</w:t>
      </w:r>
    </w:p>
    <w:p w14:paraId="75E55320" w14:textId="77777777" w:rsidR="00B33F08" w:rsidRPr="00B33F08" w:rsidRDefault="00B33F08" w:rsidP="00B33F08">
      <w:r w:rsidRPr="00B33F08">
        <w:t xml:space="preserve">3. </w:t>
      </w:r>
      <w:r w:rsidRPr="00B33F08">
        <w:rPr>
          <w:rFonts w:ascii="Segoe UI Symbol" w:hAnsi="Segoe UI Symbol" w:cs="Segoe UI Symbol"/>
        </w:rPr>
        <w:t>✓</w:t>
      </w:r>
      <w:r w:rsidRPr="00B33F08">
        <w:t xml:space="preserve"> Fill separate forms for different work items</w:t>
      </w:r>
    </w:p>
    <w:p w14:paraId="79B2E064" w14:textId="77777777" w:rsidR="00B33F08" w:rsidRPr="00B33F08" w:rsidRDefault="00B33F08" w:rsidP="00B33F08">
      <w:r w:rsidRPr="00B33F08">
        <w:t xml:space="preserve">4. </w:t>
      </w:r>
      <w:r w:rsidRPr="00B33F08">
        <w:rPr>
          <w:rFonts w:ascii="Segoe UI Symbol" w:hAnsi="Segoe UI Symbol" w:cs="Segoe UI Symbol"/>
        </w:rPr>
        <w:t>✓</w:t>
      </w:r>
      <w:r w:rsidRPr="00B33F08">
        <w:t xml:space="preserve"> Do NOT submit duplicate requests for same work</w:t>
      </w:r>
    </w:p>
    <w:p w14:paraId="5E576093" w14:textId="77777777" w:rsidR="00B33F08" w:rsidRPr="00B33F08" w:rsidRDefault="00B33F08" w:rsidP="00B33F08">
      <w:r w:rsidRPr="00B33F08">
        <w:t xml:space="preserve">5. </w:t>
      </w:r>
      <w:r w:rsidRPr="00B33F08">
        <w:rPr>
          <w:rFonts w:ascii="Segoe UI Symbol" w:hAnsi="Segoe UI Symbol" w:cs="Segoe UI Symbol"/>
        </w:rPr>
        <w:t>✓</w:t>
      </w:r>
      <w:r w:rsidRPr="00B33F08">
        <w:t xml:space="preserve"> Urgent requests require valid justification &amp; approval</w:t>
      </w:r>
    </w:p>
    <w:p w14:paraId="5920D82B" w14:textId="77777777" w:rsidR="00B33F08" w:rsidRPr="00B33F08" w:rsidRDefault="00B33F08" w:rsidP="00B33F08">
      <w:r w:rsidRPr="00B33F08">
        <w:t xml:space="preserve">6. </w:t>
      </w:r>
      <w:r w:rsidRPr="00B33F08">
        <w:rPr>
          <w:rFonts w:ascii="Segoe UI Symbol" w:hAnsi="Segoe UI Symbol" w:cs="Segoe UI Symbol"/>
        </w:rPr>
        <w:t>✓</w:t>
      </w:r>
      <w:r w:rsidRPr="00B33F08">
        <w:t xml:space="preserve"> Payment required before item collection</w:t>
      </w:r>
    </w:p>
    <w:p w14:paraId="5C11D19F" w14:textId="77777777" w:rsidR="00B33F08" w:rsidRPr="00B33F08" w:rsidRDefault="00B33F08" w:rsidP="00B33F08">
      <w:r w:rsidRPr="00B33F08">
        <w:t xml:space="preserve">7. </w:t>
      </w:r>
      <w:r w:rsidRPr="00B33F08">
        <w:rPr>
          <w:rFonts w:ascii="Segoe UI Symbol" w:hAnsi="Segoe UI Symbol" w:cs="Segoe UI Symbol"/>
        </w:rPr>
        <w:t>✓</w:t>
      </w:r>
      <w:r w:rsidRPr="00B33F08">
        <w:t xml:space="preserve"> False urgency claims may delay future requests</w:t>
      </w:r>
    </w:p>
    <w:p w14:paraId="32A39F19" w14:textId="77777777" w:rsidR="00B33F08" w:rsidRPr="00B33F08" w:rsidRDefault="00B33F08" w:rsidP="00B33F08">
      <w:r w:rsidRPr="00B33F08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</w:t>
      </w:r>
    </w:p>
    <w:p w14:paraId="4A1B4FDB" w14:textId="77777777" w:rsidR="00B33F08" w:rsidRPr="00B33F08" w:rsidRDefault="00B33F08" w:rsidP="00B33F08">
      <w:r w:rsidRPr="00B33F08">
        <w:lastRenderedPageBreak/>
        <w:t>```</w:t>
      </w:r>
    </w:p>
    <w:p w14:paraId="14D3733B" w14:textId="77777777" w:rsidR="00B33F08" w:rsidRPr="00B33F08" w:rsidRDefault="00B33F08" w:rsidP="00B33F08"/>
    <w:p w14:paraId="0EF85CC7" w14:textId="77777777" w:rsidR="00B33F08" w:rsidRPr="00B33F08" w:rsidRDefault="00B33F08" w:rsidP="00B33F08">
      <w:r w:rsidRPr="00B33F08">
        <w:t>**Service Department Selection:**</w:t>
      </w:r>
    </w:p>
    <w:p w14:paraId="690BF690" w14:textId="77777777" w:rsidR="00B33F08" w:rsidRPr="00B33F08" w:rsidRDefault="00B33F08" w:rsidP="00B33F08">
      <w:r w:rsidRPr="00B33F08">
        <w:t>```</w:t>
      </w:r>
    </w:p>
    <w:p w14:paraId="0AFEDBF7" w14:textId="77777777" w:rsidR="00B33F08" w:rsidRPr="00B33F08" w:rsidRDefault="00B33F08" w:rsidP="00B33F08">
      <w:r w:rsidRPr="00B33F08">
        <w:t>Select Service Required:</w:t>
      </w:r>
    </w:p>
    <w:p w14:paraId="6E494A8D" w14:textId="77777777" w:rsidR="00B33F08" w:rsidRPr="00B33F08" w:rsidRDefault="00B33F08" w:rsidP="00B33F08">
      <w:r w:rsidRPr="00B33F08">
        <w:t>[Welding] [Carpentry] [Electrical] [Plumber] [Other]</w:t>
      </w:r>
    </w:p>
    <w:p w14:paraId="0CBDE96E" w14:textId="77777777" w:rsidR="00B33F08" w:rsidRPr="00B33F08" w:rsidRDefault="00B33F08" w:rsidP="00B33F08">
      <w:r w:rsidRPr="00B33F08">
        <w:t>```</w:t>
      </w:r>
    </w:p>
    <w:p w14:paraId="6CB0CB25" w14:textId="77777777" w:rsidR="00B33F08" w:rsidRPr="00B33F08" w:rsidRDefault="00B33F08" w:rsidP="00B33F08"/>
    <w:p w14:paraId="556E2E65" w14:textId="77777777" w:rsidR="00B33F08" w:rsidRPr="00B33F08" w:rsidRDefault="00B33F08" w:rsidP="00B33F08">
      <w:r w:rsidRPr="00B33F08">
        <w:t>---</w:t>
      </w:r>
    </w:p>
    <w:p w14:paraId="6ECF504F" w14:textId="049B0DF6" w:rsidR="00B33F08" w:rsidRPr="0079334C" w:rsidRDefault="00B33F08" w:rsidP="00B33F08">
      <w:pPr>
        <w:rPr>
          <w:b/>
          <w:bCs/>
          <w:color w:val="EE0000"/>
        </w:rPr>
      </w:pPr>
      <w:r w:rsidRPr="0079334C">
        <w:rPr>
          <w:b/>
          <w:bCs/>
          <w:color w:val="EE0000"/>
        </w:rPr>
        <w:t>PHASE 1: Request Submission</w:t>
      </w:r>
    </w:p>
    <w:p w14:paraId="2248D871" w14:textId="77777777" w:rsidR="00B33F08" w:rsidRPr="00B33F08" w:rsidRDefault="00B33F08" w:rsidP="00B33F08">
      <w:r w:rsidRPr="00B33F08">
        <w:t>**Step 1.1: Request Form**</w:t>
      </w:r>
    </w:p>
    <w:p w14:paraId="5FA436B3" w14:textId="77777777" w:rsidR="00B33F08" w:rsidRPr="00B33F08" w:rsidRDefault="00B33F08" w:rsidP="00B33F08">
      <w:r w:rsidRPr="00B33F08">
        <w:t>```</w:t>
      </w:r>
    </w:p>
    <w:p w14:paraId="39D34E17" w14:textId="77777777" w:rsidR="00B33F08" w:rsidRPr="00B33F08" w:rsidRDefault="00B33F08" w:rsidP="00B33F08">
      <w:r w:rsidRPr="00B33F0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7A6792C2" w14:textId="77777777" w:rsidR="00B33F08" w:rsidRPr="00B33F08" w:rsidRDefault="00B33F08" w:rsidP="00B33F08">
      <w:r w:rsidRPr="00B33F08">
        <w:t xml:space="preserve">            NEW REQUEST - CARPENTRY SERVICE</w:t>
      </w:r>
    </w:p>
    <w:p w14:paraId="72760479" w14:textId="77777777" w:rsidR="00B33F08" w:rsidRPr="00B33F08" w:rsidRDefault="00B33F08" w:rsidP="00B33F08">
      <w:r w:rsidRPr="00B33F0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34969AA8" w14:textId="77777777" w:rsidR="00B33F08" w:rsidRPr="00B33F08" w:rsidRDefault="00B33F08" w:rsidP="00B33F08"/>
    <w:p w14:paraId="10B7ECE3" w14:textId="77777777" w:rsidR="00B33F08" w:rsidRPr="00B33F08" w:rsidRDefault="00B33F08" w:rsidP="00B33F08">
      <w:r w:rsidRPr="00B33F08">
        <w:t>Service Department: Carpentry (auto-filled, read-only)</w:t>
      </w:r>
    </w:p>
    <w:p w14:paraId="7B07695F" w14:textId="77777777" w:rsidR="00B33F08" w:rsidRPr="00B33F08" w:rsidRDefault="00B33F08" w:rsidP="00B33F08"/>
    <w:p w14:paraId="66626875" w14:textId="77777777" w:rsidR="00B33F08" w:rsidRPr="00B33F08" w:rsidRDefault="00B33F08" w:rsidP="00B33F08">
      <w:r w:rsidRPr="00B33F08">
        <w:t xml:space="preserve">Your Department*: </w:t>
      </w:r>
    </w:p>
    <w:p w14:paraId="684E2F96" w14:textId="77777777" w:rsidR="00B33F08" w:rsidRPr="00B33F08" w:rsidRDefault="00B33F08" w:rsidP="00B33F08">
      <w:r w:rsidRPr="00B33F08">
        <w:t>[Dropdown: Jivdaya Dept, EM Dept, VOICE Dept, Finance...]</w:t>
      </w:r>
    </w:p>
    <w:p w14:paraId="1A847A97" w14:textId="77777777" w:rsidR="00B33F08" w:rsidRPr="00B33F08" w:rsidRDefault="00B33F08" w:rsidP="00B33F08"/>
    <w:p w14:paraId="675FB850" w14:textId="77777777" w:rsidR="00B33F08" w:rsidRPr="00B33F08" w:rsidRDefault="00B33F08" w:rsidP="00B33F08">
      <w:r w:rsidRPr="00B33F08">
        <w:t>Item Description*:</w:t>
      </w:r>
    </w:p>
    <w:p w14:paraId="5E2EBD83" w14:textId="77777777" w:rsidR="00B33F08" w:rsidRPr="00B33F08" w:rsidRDefault="00B33F08" w:rsidP="00B33F08">
      <w:r w:rsidRPr="00B33F08">
        <w:t>[Textarea: "Please describe what you need in detail..."]</w:t>
      </w:r>
    </w:p>
    <w:p w14:paraId="42292C5F" w14:textId="77777777" w:rsidR="00B33F08" w:rsidRPr="00B33F08" w:rsidRDefault="00B33F08" w:rsidP="00B33F08">
      <w:r w:rsidRPr="00B33F08">
        <w:t>Example: Wooden table with 3 drawers, 4ft x 2ft</w:t>
      </w:r>
    </w:p>
    <w:p w14:paraId="409813ED" w14:textId="77777777" w:rsidR="00B33F08" w:rsidRPr="00B33F08" w:rsidRDefault="00B33F08" w:rsidP="00B33F08"/>
    <w:p w14:paraId="254135A7" w14:textId="77777777" w:rsidR="00B33F08" w:rsidRPr="00B33F08" w:rsidRDefault="00B33F08" w:rsidP="00B33F08">
      <w:r w:rsidRPr="00B33F08">
        <w:t xml:space="preserve">Required Date*: </w:t>
      </w:r>
    </w:p>
    <w:p w14:paraId="51B4173E" w14:textId="77777777" w:rsidR="00B33F08" w:rsidRPr="00B33F08" w:rsidRDefault="00B33F08" w:rsidP="00B33F08">
      <w:r w:rsidRPr="00B33F08">
        <w:t>[Date picker] (minimum 7 days from today)</w:t>
      </w:r>
    </w:p>
    <w:p w14:paraId="04EC7B9F" w14:textId="77777777" w:rsidR="00B33F08" w:rsidRPr="00B33F08" w:rsidRDefault="00B33F08" w:rsidP="00B33F08"/>
    <w:p w14:paraId="7F4F2AEB" w14:textId="77777777" w:rsidR="00B33F08" w:rsidRPr="00B33F08" w:rsidRDefault="00B33F08" w:rsidP="00B33F08">
      <w:r w:rsidRPr="00B33F08">
        <w:t>Attach Photo (optional):</w:t>
      </w:r>
    </w:p>
    <w:p w14:paraId="1B2E875D" w14:textId="77777777" w:rsidR="00B33F08" w:rsidRPr="00B33F08" w:rsidRDefault="00B33F08" w:rsidP="00B33F08">
      <w:r w:rsidRPr="00B33F08">
        <w:t>[Upload - Max 5MB - JPG/PNG]</w:t>
      </w:r>
    </w:p>
    <w:p w14:paraId="630BB65A" w14:textId="77777777" w:rsidR="00B33F08" w:rsidRPr="00B33F08" w:rsidRDefault="00B33F08" w:rsidP="00B33F08"/>
    <w:p w14:paraId="535F840B" w14:textId="77777777" w:rsidR="00B33F08" w:rsidRPr="00B33F08" w:rsidRDefault="00B33F08" w:rsidP="00B33F08">
      <w:r w:rsidRPr="00B33F08">
        <w:t>───────────────────────────────────────────────────────────</w:t>
      </w:r>
    </w:p>
    <w:p w14:paraId="125982AD" w14:textId="77777777" w:rsidR="00B33F08" w:rsidRPr="00B33F08" w:rsidRDefault="00B33F08" w:rsidP="00B33F08">
      <w:r w:rsidRPr="00B33F08">
        <w:rPr>
          <w:rFonts w:ascii="Segoe UI Symbol" w:hAnsi="Segoe UI Symbol" w:cs="Segoe UI Symbol"/>
        </w:rPr>
        <w:t>☐</w:t>
      </w:r>
      <w:r w:rsidRPr="00B33F08">
        <w:t xml:space="preserve"> Mark this request as URGENT</w:t>
      </w:r>
    </w:p>
    <w:p w14:paraId="0EF6D0D0" w14:textId="77777777" w:rsidR="00B33F08" w:rsidRPr="00B33F08" w:rsidRDefault="00B33F08" w:rsidP="00B33F08"/>
    <w:p w14:paraId="2DB56440" w14:textId="77777777" w:rsidR="00B33F08" w:rsidRPr="00B33F08" w:rsidRDefault="00B33F08" w:rsidP="00B33F08">
      <w:r w:rsidRPr="00B33F08">
        <w:rPr>
          <w:rFonts w:ascii="Segoe UI Emoji" w:hAnsi="Segoe UI Emoji" w:cs="Segoe UI Emoji"/>
        </w:rPr>
        <w:t>⚠️</w:t>
      </w:r>
      <w:r w:rsidRPr="00B33F08">
        <w:t xml:space="preserve"> Note: Urgency will be reviewed by Admin/Super Admin.</w:t>
      </w:r>
    </w:p>
    <w:p w14:paraId="22D3B6EE" w14:textId="77777777" w:rsidR="00B33F08" w:rsidRPr="00B33F08" w:rsidRDefault="00B33F08" w:rsidP="00B33F08">
      <w:r w:rsidRPr="00B33F08">
        <w:t xml:space="preserve">   False urgency claims may affect future requests.</w:t>
      </w:r>
    </w:p>
    <w:p w14:paraId="2F1D8D79" w14:textId="77777777" w:rsidR="00B33F08" w:rsidRPr="00B33F08" w:rsidRDefault="00B33F08" w:rsidP="00B33F08"/>
    <w:p w14:paraId="1BC9199A" w14:textId="77777777" w:rsidR="00B33F08" w:rsidRPr="00B33F08" w:rsidRDefault="00B33F08" w:rsidP="00B33F08">
      <w:r w:rsidRPr="00B33F08">
        <w:t>If urgent, provide detailed reason*:</w:t>
      </w:r>
    </w:p>
    <w:p w14:paraId="0CE7D6BB" w14:textId="77777777" w:rsidR="00B33F08" w:rsidRPr="00B33F08" w:rsidRDefault="00B33F08" w:rsidP="00B33F08">
      <w:r w:rsidRPr="00B33F08">
        <w:t>[Textarea: "Explain why this is urgent and cannot wait..."]</w:t>
      </w:r>
    </w:p>
    <w:p w14:paraId="352576BC" w14:textId="77777777" w:rsidR="00B33F08" w:rsidRPr="00B33F08" w:rsidRDefault="00B33F08" w:rsidP="00B33F08">
      <w:r w:rsidRPr="00B33F08">
        <w:t xml:space="preserve">Example: "Needed for board meeting on 15th Feb, no alternative </w:t>
      </w:r>
    </w:p>
    <w:p w14:paraId="7948E9FA" w14:textId="77777777" w:rsidR="00B33F08" w:rsidRPr="00B33F08" w:rsidRDefault="00B33F08" w:rsidP="00B33F08">
      <w:r w:rsidRPr="00B33F08">
        <w:t xml:space="preserve">         furniture available in office"</w:t>
      </w:r>
    </w:p>
    <w:p w14:paraId="7D451A4C" w14:textId="77777777" w:rsidR="00B33F08" w:rsidRPr="00B33F08" w:rsidRDefault="00B33F08" w:rsidP="00B33F08">
      <w:r w:rsidRPr="00B33F08">
        <w:t>───────────────────────────────────────────────────────────</w:t>
      </w:r>
    </w:p>
    <w:p w14:paraId="5F0EC6D3" w14:textId="77777777" w:rsidR="00B33F08" w:rsidRPr="00B33F08" w:rsidRDefault="00B33F08" w:rsidP="00B33F08"/>
    <w:p w14:paraId="54EE782C" w14:textId="77777777" w:rsidR="00B33F08" w:rsidRPr="00B33F08" w:rsidRDefault="00B33F08" w:rsidP="00B33F08">
      <w:r w:rsidRPr="00B33F08">
        <w:t>[Cancel] [Submit Request]</w:t>
      </w:r>
    </w:p>
    <w:p w14:paraId="5B8522EC" w14:textId="77777777" w:rsidR="00B33F08" w:rsidRPr="00B33F08" w:rsidRDefault="00B33F08" w:rsidP="00B33F08">
      <w:r w:rsidRPr="00B33F08">
        <w:rPr>
          <w:b/>
          <w:bCs/>
        </w:rPr>
        <w:t>Step 1.2: Client-Side Duplicate Check</w:t>
      </w:r>
    </w:p>
    <w:p w14:paraId="1D99AA01" w14:textId="77777777" w:rsidR="00B33F08" w:rsidRPr="00B33F08" w:rsidRDefault="00B33F08" w:rsidP="00B33F08">
      <w:r w:rsidRPr="00B33F08">
        <w:t>javascript</w:t>
      </w:r>
    </w:p>
    <w:p w14:paraId="2B1B9BEA" w14:textId="77777777" w:rsidR="00B33F08" w:rsidRPr="00B33F08" w:rsidRDefault="00B33F08" w:rsidP="00B33F08">
      <w:r w:rsidRPr="00B33F08">
        <w:t>const handleSubmit = async (formData) =&gt; {</w:t>
      </w:r>
    </w:p>
    <w:p w14:paraId="5D3938A6" w14:textId="77777777" w:rsidR="00B33F08" w:rsidRPr="00B33F08" w:rsidRDefault="00B33F08" w:rsidP="00B33F08">
      <w:r w:rsidRPr="00B33F08">
        <w:t xml:space="preserve">    // Normalize description</w:t>
      </w:r>
    </w:p>
    <w:p w14:paraId="773F0D92" w14:textId="77777777" w:rsidR="00B33F08" w:rsidRPr="00B33F08" w:rsidRDefault="00B33F08" w:rsidP="00B33F08">
      <w:r w:rsidRPr="00B33F08">
        <w:t xml:space="preserve">    const normalized = formData.description</w:t>
      </w:r>
    </w:p>
    <w:p w14:paraId="48F88F00" w14:textId="77777777" w:rsidR="00B33F08" w:rsidRPr="00B33F08" w:rsidRDefault="00B33F08" w:rsidP="00B33F08">
      <w:r w:rsidRPr="00B33F08">
        <w:t xml:space="preserve">        .toLowerCase()</w:t>
      </w:r>
    </w:p>
    <w:p w14:paraId="0292E1AC" w14:textId="77777777" w:rsidR="00B33F08" w:rsidRPr="00B33F08" w:rsidRDefault="00B33F08" w:rsidP="00B33F08">
      <w:r w:rsidRPr="00B33F08">
        <w:t xml:space="preserve">        .replace(/[^a-z0-9\s]/g, '')</w:t>
      </w:r>
    </w:p>
    <w:p w14:paraId="57E841D3" w14:textId="77777777" w:rsidR="00B33F08" w:rsidRPr="00B33F08" w:rsidRDefault="00B33F08" w:rsidP="00B33F08">
      <w:r w:rsidRPr="00B33F08">
        <w:t xml:space="preserve">        .trim();</w:t>
      </w:r>
    </w:p>
    <w:p w14:paraId="04321A4B" w14:textId="77777777" w:rsidR="00B33F08" w:rsidRPr="00B33F08" w:rsidRDefault="00B33F08" w:rsidP="00B33F08">
      <w:r w:rsidRPr="00B33F08">
        <w:t xml:space="preserve">    </w:t>
      </w:r>
    </w:p>
    <w:p w14:paraId="1127632D" w14:textId="77777777" w:rsidR="00B33F08" w:rsidRPr="00B33F08" w:rsidRDefault="00B33F08" w:rsidP="00B33F08">
      <w:r w:rsidRPr="00B33F08">
        <w:t xml:space="preserve">    const hash = await sha256(normalized);</w:t>
      </w:r>
    </w:p>
    <w:p w14:paraId="2F14641B" w14:textId="77777777" w:rsidR="00B33F08" w:rsidRPr="00B33F08" w:rsidRDefault="00B33F08" w:rsidP="00B33F08">
      <w:r w:rsidRPr="00B33F08">
        <w:t xml:space="preserve">    </w:t>
      </w:r>
    </w:p>
    <w:p w14:paraId="3C512079" w14:textId="77777777" w:rsidR="00B33F08" w:rsidRPr="00B33F08" w:rsidRDefault="00B33F08" w:rsidP="00B33F08">
      <w:r w:rsidRPr="00B33F08">
        <w:lastRenderedPageBreak/>
        <w:t xml:space="preserve">    // Check for duplicate</w:t>
      </w:r>
    </w:p>
    <w:p w14:paraId="0F57926F" w14:textId="77777777" w:rsidR="00B33F08" w:rsidRPr="00B33F08" w:rsidRDefault="00B33F08" w:rsidP="00B33F08">
      <w:r w:rsidRPr="00B33F08">
        <w:t xml:space="preserve">    const duplicate = await api.checkDuplicate({</w:t>
      </w:r>
    </w:p>
    <w:p w14:paraId="2D9962F3" w14:textId="77777777" w:rsidR="00B33F08" w:rsidRPr="00B33F08" w:rsidRDefault="00B33F08" w:rsidP="00B33F08">
      <w:r w:rsidRPr="00B33F08">
        <w:t xml:space="preserve">        userId: currentUser.id,</w:t>
      </w:r>
    </w:p>
    <w:p w14:paraId="7075C7B6" w14:textId="77777777" w:rsidR="00B33F08" w:rsidRPr="00B33F08" w:rsidRDefault="00B33F08" w:rsidP="00B33F08">
      <w:r w:rsidRPr="00B33F08">
        <w:t xml:space="preserve">        hash,</w:t>
      </w:r>
    </w:p>
    <w:p w14:paraId="717B7D3C" w14:textId="77777777" w:rsidR="00B33F08" w:rsidRPr="00B33F08" w:rsidRDefault="00B33F08" w:rsidP="00B33F08">
      <w:r w:rsidRPr="00B33F08">
        <w:t xml:space="preserve">        serviceDepartmentId: formData.serviceDepartmentId</w:t>
      </w:r>
    </w:p>
    <w:p w14:paraId="29806B32" w14:textId="77777777" w:rsidR="00B33F08" w:rsidRPr="00B33F08" w:rsidRDefault="00B33F08" w:rsidP="00B33F08">
      <w:r w:rsidRPr="00B33F08">
        <w:t xml:space="preserve">    });</w:t>
      </w:r>
    </w:p>
    <w:p w14:paraId="3E9D3581" w14:textId="77777777" w:rsidR="00B33F08" w:rsidRPr="00B33F08" w:rsidRDefault="00B33F08" w:rsidP="00B33F08">
      <w:r w:rsidRPr="00B33F08">
        <w:t xml:space="preserve">    </w:t>
      </w:r>
    </w:p>
    <w:p w14:paraId="301A759F" w14:textId="77777777" w:rsidR="00B33F08" w:rsidRPr="00B33F08" w:rsidRDefault="00B33F08" w:rsidP="00B33F08">
      <w:r w:rsidRPr="00B33F08">
        <w:t xml:space="preserve">    if (duplicate.exists) {</w:t>
      </w:r>
    </w:p>
    <w:p w14:paraId="021F33DA" w14:textId="77777777" w:rsidR="00B33F08" w:rsidRPr="00B33F08" w:rsidRDefault="00B33F08" w:rsidP="00B33F08">
      <w:r w:rsidRPr="00B33F08">
        <w:t xml:space="preserve">        showAlert({</w:t>
      </w:r>
    </w:p>
    <w:p w14:paraId="0214D292" w14:textId="77777777" w:rsidR="00B33F08" w:rsidRPr="00B33F08" w:rsidRDefault="00B33F08" w:rsidP="00B33F08">
      <w:r w:rsidRPr="00B33F08">
        <w:t xml:space="preserve">            title: '</w:t>
      </w:r>
      <w:r w:rsidRPr="00B33F08">
        <w:rPr>
          <w:rFonts w:ascii="Segoe UI Emoji" w:hAnsi="Segoe UI Emoji" w:cs="Segoe UI Emoji"/>
        </w:rPr>
        <w:t>⚠️</w:t>
      </w:r>
      <w:r w:rsidRPr="00B33F08">
        <w:t xml:space="preserve"> Similar Request Already Exists',</w:t>
      </w:r>
    </w:p>
    <w:p w14:paraId="73DECA22" w14:textId="77777777" w:rsidR="00B33F08" w:rsidRPr="00B33F08" w:rsidRDefault="00B33F08" w:rsidP="00B33F08">
      <w:r w:rsidRPr="00B33F08">
        <w:t xml:space="preserve">            message: `You have an active request for similar work:</w:t>
      </w:r>
    </w:p>
    <w:p w14:paraId="44FD79CD" w14:textId="77777777" w:rsidR="00B33F08" w:rsidRPr="00B33F08" w:rsidRDefault="00B33F08" w:rsidP="00B33F08">
      <w:r w:rsidRPr="00B33F08">
        <w:t xml:space="preserve">                     Request #${duplicate.requestNumber}</w:t>
      </w:r>
    </w:p>
    <w:p w14:paraId="4B367E9F" w14:textId="77777777" w:rsidR="00B33F08" w:rsidRPr="00B33F08" w:rsidRDefault="00B33F08" w:rsidP="00B33F08">
      <w:r w:rsidRPr="00B33F08">
        <w:t xml:space="preserve">                     Status: ${duplicate.status}</w:t>
      </w:r>
    </w:p>
    <w:p w14:paraId="04A468BD" w14:textId="77777777" w:rsidR="00B33F08" w:rsidRPr="00B33F08" w:rsidRDefault="00B33F08" w:rsidP="00B33F08">
      <w:r w:rsidRPr="00B33F08">
        <w:t xml:space="preserve">                     Created: ${duplicate.createdAt}`,</w:t>
      </w:r>
    </w:p>
    <w:p w14:paraId="3252DF5F" w14:textId="77777777" w:rsidR="00B33F08" w:rsidRPr="00B33F08" w:rsidRDefault="00B33F08" w:rsidP="00B33F08">
      <w:r w:rsidRPr="00B33F08">
        <w:t xml:space="preserve">            actions: [</w:t>
      </w:r>
    </w:p>
    <w:p w14:paraId="305008A5" w14:textId="77777777" w:rsidR="00B33F08" w:rsidRPr="00B33F08" w:rsidRDefault="00B33F08" w:rsidP="00B33F08">
      <w:r w:rsidRPr="00B33F08">
        <w:t xml:space="preserve">                { label: 'View Existing Request', action: () =&gt; navigate(duplicate.id) },</w:t>
      </w:r>
    </w:p>
    <w:p w14:paraId="09686036" w14:textId="77777777" w:rsidR="00B33F08" w:rsidRPr="00B33F08" w:rsidRDefault="00B33F08" w:rsidP="00B33F08">
      <w:r w:rsidRPr="00B33F08">
        <w:t xml:space="preserve">                { label: 'Submit Anyway', action: () =&gt; forceSubmit(formData) }</w:t>
      </w:r>
    </w:p>
    <w:p w14:paraId="043FA8ED" w14:textId="77777777" w:rsidR="00B33F08" w:rsidRPr="00B33F08" w:rsidRDefault="00B33F08" w:rsidP="00B33F08">
      <w:r w:rsidRPr="00B33F08">
        <w:t xml:space="preserve">            ]</w:t>
      </w:r>
    </w:p>
    <w:p w14:paraId="19402D25" w14:textId="77777777" w:rsidR="00B33F08" w:rsidRPr="00B33F08" w:rsidRDefault="00B33F08" w:rsidP="00B33F08">
      <w:r w:rsidRPr="00B33F08">
        <w:t xml:space="preserve">        });</w:t>
      </w:r>
    </w:p>
    <w:p w14:paraId="4E109BE3" w14:textId="77777777" w:rsidR="00B33F08" w:rsidRPr="00B33F08" w:rsidRDefault="00B33F08" w:rsidP="00B33F08">
      <w:r w:rsidRPr="00B33F08">
        <w:t xml:space="preserve">        return;</w:t>
      </w:r>
    </w:p>
    <w:p w14:paraId="6E393D30" w14:textId="77777777" w:rsidR="00B33F08" w:rsidRPr="00B33F08" w:rsidRDefault="00B33F08" w:rsidP="00B33F08">
      <w:r w:rsidRPr="00B33F08">
        <w:t xml:space="preserve">    }</w:t>
      </w:r>
    </w:p>
    <w:p w14:paraId="24ED3F98" w14:textId="77777777" w:rsidR="00B33F08" w:rsidRPr="00B33F08" w:rsidRDefault="00B33F08" w:rsidP="00B33F08">
      <w:r w:rsidRPr="00B33F08">
        <w:t xml:space="preserve">    </w:t>
      </w:r>
    </w:p>
    <w:p w14:paraId="3CAD6616" w14:textId="77777777" w:rsidR="00B33F08" w:rsidRPr="00B33F08" w:rsidRDefault="00B33F08" w:rsidP="00B33F08">
      <w:r w:rsidRPr="00B33F08">
        <w:t xml:space="preserve">    // Proceed with submission</w:t>
      </w:r>
    </w:p>
    <w:p w14:paraId="633238D9" w14:textId="77777777" w:rsidR="00B33F08" w:rsidRPr="00B33F08" w:rsidRDefault="00B33F08" w:rsidP="00B33F08">
      <w:r w:rsidRPr="00B33F08">
        <w:t xml:space="preserve">    await api.createRequest(formData);</w:t>
      </w:r>
    </w:p>
    <w:p w14:paraId="18BBDB63" w14:textId="77777777" w:rsidR="00B33F08" w:rsidRPr="00B33F08" w:rsidRDefault="00B33F08" w:rsidP="00B33F08">
      <w:r w:rsidRPr="00B33F08">
        <w:t>};</w:t>
      </w:r>
    </w:p>
    <w:p w14:paraId="79DC36C9" w14:textId="77777777" w:rsidR="00B33F08" w:rsidRPr="00B33F08" w:rsidRDefault="00B33F08" w:rsidP="00B33F08">
      <w:r w:rsidRPr="00B33F08">
        <w:rPr>
          <w:b/>
          <w:bCs/>
        </w:rPr>
        <w:t>Step 1.3: Request Created</w:t>
      </w:r>
    </w:p>
    <w:p w14:paraId="102EA459" w14:textId="77777777" w:rsidR="00B33F08" w:rsidRPr="00B33F08" w:rsidRDefault="00B33F08" w:rsidP="00B33F08">
      <w:pPr>
        <w:numPr>
          <w:ilvl w:val="0"/>
          <w:numId w:val="1"/>
        </w:numPr>
      </w:pPr>
      <w:r w:rsidRPr="00B33F08">
        <w:t>Status: SUBMITTED</w:t>
      </w:r>
    </w:p>
    <w:p w14:paraId="6863B063" w14:textId="77777777" w:rsidR="00B33F08" w:rsidRPr="00B33F08" w:rsidRDefault="00B33F08" w:rsidP="00B33F08">
      <w:pPr>
        <w:numPr>
          <w:ilvl w:val="0"/>
          <w:numId w:val="1"/>
        </w:numPr>
      </w:pPr>
      <w:r w:rsidRPr="00B33F08">
        <w:t>urgency_requested: true/false (based on user checkbox)</w:t>
      </w:r>
    </w:p>
    <w:p w14:paraId="5372BFCC" w14:textId="77777777" w:rsidR="00B33F08" w:rsidRPr="00B33F08" w:rsidRDefault="00B33F08" w:rsidP="00B33F08">
      <w:pPr>
        <w:numPr>
          <w:ilvl w:val="0"/>
          <w:numId w:val="1"/>
        </w:numPr>
      </w:pPr>
      <w:r w:rsidRPr="00B33F08">
        <w:lastRenderedPageBreak/>
        <w:t>urgency_approved: NULL (pending review)</w:t>
      </w:r>
    </w:p>
    <w:p w14:paraId="7434DC48" w14:textId="77777777" w:rsidR="00B33F08" w:rsidRPr="00B33F08" w:rsidRDefault="00B33F08" w:rsidP="00B33F08">
      <w:pPr>
        <w:numPr>
          <w:ilvl w:val="0"/>
          <w:numId w:val="1"/>
        </w:numPr>
      </w:pPr>
      <w:r w:rsidRPr="00B33F08">
        <w:t>created_at: NOW()</w:t>
      </w:r>
    </w:p>
    <w:p w14:paraId="2AF3BAEE" w14:textId="77777777" w:rsidR="00B33F08" w:rsidRPr="00B33F08" w:rsidRDefault="00B33F08" w:rsidP="00B33F08">
      <w:pPr>
        <w:numPr>
          <w:ilvl w:val="0"/>
          <w:numId w:val="1"/>
        </w:numPr>
      </w:pPr>
      <w:r w:rsidRPr="00B33F08">
        <w:t>Auto-generate request_number: REQ-CARP-2025-0001</w:t>
      </w:r>
    </w:p>
    <w:p w14:paraId="63571134" w14:textId="77777777" w:rsidR="00B33F08" w:rsidRPr="00B33F08" w:rsidRDefault="00B33F08" w:rsidP="00B33F08">
      <w:r w:rsidRPr="00B33F08">
        <w:rPr>
          <w:b/>
          <w:bCs/>
        </w:rPr>
        <w:t>Step 1.4: Notifications</w:t>
      </w:r>
    </w:p>
    <w:p w14:paraId="1E3BE271" w14:textId="77777777" w:rsidR="00B33F08" w:rsidRPr="00B33F08" w:rsidRDefault="00B33F08" w:rsidP="00B33F08">
      <w:r w:rsidRPr="00B33F08">
        <w:t>java</w:t>
      </w:r>
    </w:p>
    <w:p w14:paraId="7A6AC7C3" w14:textId="77777777" w:rsidR="00B33F08" w:rsidRPr="00B33F08" w:rsidRDefault="00B33F08" w:rsidP="00B33F08">
      <w:r w:rsidRPr="00B33F08">
        <w:t>@Service</w:t>
      </w:r>
    </w:p>
    <w:p w14:paraId="6D7E8550" w14:textId="77777777" w:rsidR="00B33F08" w:rsidRPr="00B33F08" w:rsidRDefault="00B33F08" w:rsidP="00B33F08">
      <w:r w:rsidRPr="00B33F08">
        <w:t>public class RequestService {</w:t>
      </w:r>
    </w:p>
    <w:p w14:paraId="29CD4979" w14:textId="77777777" w:rsidR="00B33F08" w:rsidRPr="00B33F08" w:rsidRDefault="00B33F08" w:rsidP="00B33F08">
      <w:r w:rsidRPr="00B33F08">
        <w:t xml:space="preserve">    </w:t>
      </w:r>
    </w:p>
    <w:p w14:paraId="438860BA" w14:textId="77777777" w:rsidR="00B33F08" w:rsidRPr="00B33F08" w:rsidRDefault="00B33F08" w:rsidP="00B33F08">
      <w:r w:rsidRPr="00B33F08">
        <w:t xml:space="preserve">    @Async("emailExecutor")</w:t>
      </w:r>
    </w:p>
    <w:p w14:paraId="61F39B22" w14:textId="77777777" w:rsidR="00B33F08" w:rsidRPr="00B33F08" w:rsidRDefault="00B33F08" w:rsidP="00B33F08">
      <w:r w:rsidRPr="00B33F08">
        <w:t xml:space="preserve">    public void notifyAdminsOfNewRequest(Request request) {</w:t>
      </w:r>
    </w:p>
    <w:p w14:paraId="59933FD7" w14:textId="77777777" w:rsidR="00B33F08" w:rsidRPr="00B33F08" w:rsidRDefault="00B33F08" w:rsidP="00B33F08">
      <w:r w:rsidRPr="00B33F08">
        <w:t xml:space="preserve">        String subject = request.isUrgencyRequested() </w:t>
      </w:r>
    </w:p>
    <w:p w14:paraId="010508CE" w14:textId="77777777" w:rsidR="00B33F08" w:rsidRPr="00B33F08" w:rsidRDefault="00B33F08" w:rsidP="00B33F08">
      <w:r w:rsidRPr="00B33F08">
        <w:t xml:space="preserve">            ? "</w:t>
      </w:r>
      <w:r w:rsidRPr="00B33F08">
        <w:rPr>
          <w:rFonts w:ascii="Segoe UI Emoji" w:hAnsi="Segoe UI Emoji" w:cs="Segoe UI Emoji"/>
        </w:rPr>
        <w:t>🚨</w:t>
      </w:r>
      <w:r w:rsidRPr="00B33F08">
        <w:t xml:space="preserve"> NEW URGENT REQUEST: " + request.getRequestNumber()</w:t>
      </w:r>
    </w:p>
    <w:p w14:paraId="392F7751" w14:textId="77777777" w:rsidR="00B33F08" w:rsidRPr="00B33F08" w:rsidRDefault="00B33F08" w:rsidP="00B33F08">
      <w:r w:rsidRPr="00B33F08">
        <w:t xml:space="preserve">            : "New Request: " + request.getRequestNumber();</w:t>
      </w:r>
    </w:p>
    <w:p w14:paraId="6D0125E8" w14:textId="77777777" w:rsidR="00B33F08" w:rsidRPr="00B33F08" w:rsidRDefault="00B33F08" w:rsidP="00B33F08">
      <w:r w:rsidRPr="00B33F08">
        <w:t xml:space="preserve">        </w:t>
      </w:r>
    </w:p>
    <w:p w14:paraId="60182586" w14:textId="77777777" w:rsidR="00B33F08" w:rsidRPr="00B33F08" w:rsidRDefault="00B33F08" w:rsidP="00B33F08">
      <w:r w:rsidRPr="00B33F08">
        <w:t xml:space="preserve">        String body = buildEmailTemplate(request);</w:t>
      </w:r>
    </w:p>
    <w:p w14:paraId="1964636B" w14:textId="77777777" w:rsidR="00B33F08" w:rsidRPr="00B33F08" w:rsidRDefault="00B33F08" w:rsidP="00B33F08">
      <w:r w:rsidRPr="00B33F08">
        <w:t xml:space="preserve">        </w:t>
      </w:r>
    </w:p>
    <w:p w14:paraId="3B46BC44" w14:textId="77777777" w:rsidR="00B33F08" w:rsidRPr="00B33F08" w:rsidRDefault="00B33F08" w:rsidP="00B33F08">
      <w:r w:rsidRPr="00B33F08">
        <w:t xml:space="preserve">        // Send to Admin + SA</w:t>
      </w:r>
    </w:p>
    <w:p w14:paraId="23B13F9E" w14:textId="77777777" w:rsidR="00B33F08" w:rsidRPr="00B33F08" w:rsidRDefault="00B33F08" w:rsidP="00B33F08">
      <w:r w:rsidRPr="00B33F08">
        <w:t xml:space="preserve">        emailService.sendToAdmin(subject, body);</w:t>
      </w:r>
    </w:p>
    <w:p w14:paraId="61E24BBD" w14:textId="77777777" w:rsidR="00B33F08" w:rsidRPr="00B33F08" w:rsidRDefault="00B33F08" w:rsidP="00B33F08">
      <w:r w:rsidRPr="00B33F08">
        <w:t xml:space="preserve">        emailService.sendToSuperAdmin(subject, body);</w:t>
      </w:r>
    </w:p>
    <w:p w14:paraId="41808C78" w14:textId="77777777" w:rsidR="00B33F08" w:rsidRPr="00B33F08" w:rsidRDefault="00B33F08" w:rsidP="00B33F08">
      <w:r w:rsidRPr="00B33F08">
        <w:t xml:space="preserve">    }</w:t>
      </w:r>
    </w:p>
    <w:p w14:paraId="7B99A644" w14:textId="77777777" w:rsidR="00B33F08" w:rsidRPr="00B33F08" w:rsidRDefault="00B33F08" w:rsidP="00B33F08">
      <w:r w:rsidRPr="00B33F08">
        <w:t>}</w:t>
      </w:r>
    </w:p>
    <w:p w14:paraId="508C7444" w14:textId="77777777" w:rsidR="00B33F08" w:rsidRPr="00B33F08" w:rsidRDefault="00B33F08" w:rsidP="00B33F08">
      <w:r w:rsidRPr="00B33F08">
        <w:t>```</w:t>
      </w:r>
    </w:p>
    <w:p w14:paraId="37552E65" w14:textId="77777777" w:rsidR="00B33F08" w:rsidRPr="00B33F08" w:rsidRDefault="00B33F08" w:rsidP="00B33F08"/>
    <w:p w14:paraId="59E19C6D" w14:textId="77777777" w:rsidR="00B33F08" w:rsidRPr="00B33F08" w:rsidRDefault="00B33F08" w:rsidP="00B33F08">
      <w:r w:rsidRPr="00B33F08">
        <w:t>---</w:t>
      </w:r>
    </w:p>
    <w:p w14:paraId="3F3AE33B" w14:textId="77777777" w:rsidR="00B33F08" w:rsidRPr="00B33F08" w:rsidRDefault="00B33F08" w:rsidP="00B33F08"/>
    <w:p w14:paraId="512C1BE9" w14:textId="77777777" w:rsidR="00B33F08" w:rsidRPr="00B33F08" w:rsidRDefault="00B33F08" w:rsidP="00B33F08">
      <w:r w:rsidRPr="00B33F08">
        <w:t>### **PHASE 1.5: Urgency Review (NEW)**</w:t>
      </w:r>
    </w:p>
    <w:p w14:paraId="24378C71" w14:textId="77777777" w:rsidR="00B33F08" w:rsidRPr="00B33F08" w:rsidRDefault="00B33F08" w:rsidP="00B33F08"/>
    <w:p w14:paraId="021399E1" w14:textId="77777777" w:rsidR="00B33F08" w:rsidRPr="00B33F08" w:rsidRDefault="00B33F08" w:rsidP="00B33F08">
      <w:r w:rsidRPr="00B33F08">
        <w:t>**Step 1.5.1: SA/Admin Sees Urgency Request**</w:t>
      </w:r>
    </w:p>
    <w:p w14:paraId="45030383" w14:textId="77777777" w:rsidR="00B33F08" w:rsidRPr="00B33F08" w:rsidRDefault="00B33F08" w:rsidP="00B33F08"/>
    <w:p w14:paraId="1FAA89F7" w14:textId="77777777" w:rsidR="00B33F08" w:rsidRPr="00B33F08" w:rsidRDefault="00B33F08" w:rsidP="00B33F08">
      <w:r w:rsidRPr="00B33F08">
        <w:t>**SA Dashboard - "Urgency Requests" Tab:**</w:t>
      </w:r>
    </w:p>
    <w:p w14:paraId="6C7B9D3F" w14:textId="77777777" w:rsidR="00B33F08" w:rsidRPr="00B33F08" w:rsidRDefault="00B33F08" w:rsidP="00B33F08">
      <w:r w:rsidRPr="00B33F08">
        <w:t>```</w:t>
      </w:r>
    </w:p>
    <w:p w14:paraId="5D4C75E4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59539D5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PENDING URGENCY APPROVALS (3)                             </w:t>
      </w:r>
      <w:r w:rsidRPr="00B33F08">
        <w:rPr>
          <w:rFonts w:ascii="Arial" w:hAnsi="Arial" w:cs="Arial"/>
        </w:rPr>
        <w:t>║</w:t>
      </w:r>
    </w:p>
    <w:p w14:paraId="77C819EC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5297749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REQ-CARP-2025-0042                   </w:t>
      </w:r>
      <w:r w:rsidRPr="00B33F08">
        <w:rPr>
          <w:rFonts w:ascii="Segoe UI Emoji" w:hAnsi="Segoe UI Emoji" w:cs="Segoe UI Emoji"/>
        </w:rPr>
        <w:t>📅</w:t>
      </w:r>
      <w:r w:rsidRPr="00B33F08">
        <w:t xml:space="preserve"> Submitted: 2 hours ago </w:t>
      </w:r>
      <w:r w:rsidRPr="00B33F08">
        <w:rPr>
          <w:rFonts w:ascii="Arial" w:hAnsi="Arial" w:cs="Arial"/>
        </w:rPr>
        <w:t>║</w:t>
      </w:r>
    </w:p>
    <w:p w14:paraId="1760701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Requester: John Doe (Jivdaya Dept)                        </w:t>
      </w:r>
      <w:r w:rsidRPr="00B33F08">
        <w:rPr>
          <w:rFonts w:ascii="Arial" w:hAnsi="Arial" w:cs="Arial"/>
        </w:rPr>
        <w:t>║</w:t>
      </w:r>
    </w:p>
    <w:p w14:paraId="69B8F4C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Item: Wooden table with 3 drawers                         </w:t>
      </w:r>
      <w:r w:rsidRPr="00B33F08">
        <w:rPr>
          <w:rFonts w:ascii="Arial" w:hAnsi="Arial" w:cs="Arial"/>
        </w:rPr>
        <w:t>║</w:t>
      </w:r>
    </w:p>
    <w:p w14:paraId="779348A3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  <w:r w:rsidRPr="00B33F08">
        <w:t xml:space="preserve">  </w:t>
      </w:r>
      <w:r w:rsidRPr="00B33F08">
        <w:rPr>
          <w:rFonts w:ascii="Arial" w:hAnsi="Arial" w:cs="Arial"/>
        </w:rPr>
        <w:t>║</w:t>
      </w:r>
    </w:p>
    <w:p w14:paraId="685686F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Emoji" w:hAnsi="Segoe UI Emoji" w:cs="Segoe UI Emoji"/>
        </w:rPr>
        <w:t>🔴</w:t>
      </w:r>
      <w:r w:rsidRPr="00B33F08">
        <w:t xml:space="preserve"> URGENCY REASON:                                         </w:t>
      </w:r>
      <w:r w:rsidRPr="00B33F08">
        <w:rPr>
          <w:rFonts w:ascii="Arial" w:hAnsi="Arial" w:cs="Arial"/>
        </w:rPr>
        <w:t>║</w:t>
      </w:r>
    </w:p>
    <w:p w14:paraId="5A8434A7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"Needed for board meeting on 15th Feb. We have important  </w:t>
      </w:r>
      <w:r w:rsidRPr="00B33F08">
        <w:rPr>
          <w:rFonts w:ascii="Arial" w:hAnsi="Arial" w:cs="Arial"/>
        </w:rPr>
        <w:t>║</w:t>
      </w:r>
    </w:p>
    <w:p w14:paraId="1CE4C7BB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clients visiting and current furniture is broken. No     </w:t>
      </w:r>
      <w:r w:rsidRPr="00B33F08">
        <w:rPr>
          <w:rFonts w:ascii="Arial" w:hAnsi="Arial" w:cs="Arial"/>
        </w:rPr>
        <w:t>║</w:t>
      </w:r>
    </w:p>
    <w:p w14:paraId="0FCF1B57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alternative available in the office."                    </w:t>
      </w:r>
      <w:r w:rsidRPr="00B33F08">
        <w:rPr>
          <w:rFonts w:ascii="Arial" w:hAnsi="Arial" w:cs="Arial"/>
        </w:rPr>
        <w:t>║</w:t>
      </w:r>
    </w:p>
    <w:p w14:paraId="17589A3F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  <w:r w:rsidRPr="00B33F08">
        <w:t xml:space="preserve">  </w:t>
      </w:r>
      <w:r w:rsidRPr="00B33F08">
        <w:rPr>
          <w:rFonts w:ascii="Arial" w:hAnsi="Arial" w:cs="Arial"/>
        </w:rPr>
        <w:t>║</w:t>
      </w:r>
    </w:p>
    <w:p w14:paraId="3D221ADC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Required Date: 2025-02-14                                 </w:t>
      </w:r>
      <w:r w:rsidRPr="00B33F08">
        <w:rPr>
          <w:rFonts w:ascii="Arial" w:hAnsi="Arial" w:cs="Arial"/>
        </w:rPr>
        <w:t>║</w:t>
      </w:r>
    </w:p>
    <w:p w14:paraId="606D37B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58FE9655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</w:t>
      </w:r>
      <w:r w:rsidRPr="00B33F08">
        <w:rPr>
          <w:rFonts w:ascii="Segoe UI Symbol" w:hAnsi="Segoe UI Symbol" w:cs="Segoe UI Symbol"/>
        </w:rPr>
        <w:t>✓</w:t>
      </w:r>
      <w:r w:rsidRPr="00B33F08">
        <w:t xml:space="preserve"> Approve Urgency] [</w:t>
      </w:r>
      <w:r w:rsidRPr="00B33F08">
        <w:rPr>
          <w:rFonts w:ascii="Segoe UI Symbol" w:hAnsi="Segoe UI Symbol" w:cs="Segoe UI Symbol"/>
        </w:rPr>
        <w:t>✗</w:t>
      </w:r>
      <w:r w:rsidRPr="00B33F08">
        <w:t xml:space="preserve"> Reject Urgency] [View Details]    </w:t>
      </w:r>
      <w:r w:rsidRPr="00B33F08">
        <w:rPr>
          <w:rFonts w:ascii="Arial" w:hAnsi="Arial" w:cs="Arial"/>
        </w:rPr>
        <w:t>║</w:t>
      </w:r>
    </w:p>
    <w:p w14:paraId="39DA1F95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7FFA75C2" w14:textId="77777777" w:rsidR="00B33F08" w:rsidRPr="00B33F08" w:rsidRDefault="00B33F08" w:rsidP="00B33F08">
      <w:r w:rsidRPr="00B33F08">
        <w:rPr>
          <w:b/>
          <w:bCs/>
        </w:rPr>
        <w:t>Step 1.5.2: SA/Admin Decision</w:t>
      </w:r>
    </w:p>
    <w:p w14:paraId="4684A37D" w14:textId="77777777" w:rsidR="00B33F08" w:rsidRPr="00B33F08" w:rsidRDefault="00B33F08" w:rsidP="00B33F08">
      <w:r w:rsidRPr="00B33F08">
        <w:rPr>
          <w:b/>
          <w:bCs/>
        </w:rPr>
        <w:t>Option A: Approve Urgency</w:t>
      </w:r>
    </w:p>
    <w:p w14:paraId="6980D0BE" w14:textId="77777777" w:rsidR="00B33F08" w:rsidRPr="00B33F08" w:rsidRDefault="00B33F08" w:rsidP="00B33F08">
      <w:r w:rsidRPr="00B33F08">
        <w:t>java</w:t>
      </w:r>
    </w:p>
    <w:p w14:paraId="0DD4FD2A" w14:textId="77777777" w:rsidR="00B33F08" w:rsidRPr="00B33F08" w:rsidRDefault="00B33F08" w:rsidP="00B33F08">
      <w:r w:rsidRPr="00B33F08">
        <w:t>@PostMapping("/api/requests/{id}/urgency/approve")</w:t>
      </w:r>
    </w:p>
    <w:p w14:paraId="3F00FC90" w14:textId="77777777" w:rsidR="00B33F08" w:rsidRPr="00B33F08" w:rsidRDefault="00B33F08" w:rsidP="00B33F08">
      <w:r w:rsidRPr="00B33F08">
        <w:t>@PreAuthorize("hasAnyRole('ADMIN', 'SUPER_ADMIN')")</w:t>
      </w:r>
    </w:p>
    <w:p w14:paraId="23E60505" w14:textId="77777777" w:rsidR="00B33F08" w:rsidRPr="00B33F08" w:rsidRDefault="00B33F08" w:rsidP="00B33F08">
      <w:r w:rsidRPr="00B33F08">
        <w:lastRenderedPageBreak/>
        <w:t>public ResponseEntity&lt;?&gt; approveUrgency(@PathVariable Long id) {</w:t>
      </w:r>
    </w:p>
    <w:p w14:paraId="4A5B4916" w14:textId="77777777" w:rsidR="00B33F08" w:rsidRPr="00B33F08" w:rsidRDefault="00B33F08" w:rsidP="00B33F08">
      <w:r w:rsidRPr="00B33F08">
        <w:t xml:space="preserve">    Request request = requestRepo.findById(id).orElseThrow();</w:t>
      </w:r>
    </w:p>
    <w:p w14:paraId="2B0FBAA5" w14:textId="77777777" w:rsidR="00B33F08" w:rsidRPr="00B33F08" w:rsidRDefault="00B33F08" w:rsidP="00B33F08">
      <w:r w:rsidRPr="00B33F08">
        <w:t xml:space="preserve">    </w:t>
      </w:r>
    </w:p>
    <w:p w14:paraId="157803C4" w14:textId="77777777" w:rsidR="00B33F08" w:rsidRPr="00B33F08" w:rsidRDefault="00B33F08" w:rsidP="00B33F08">
      <w:r w:rsidRPr="00B33F08">
        <w:t xml:space="preserve">    request.setUrgencyApproved(true);</w:t>
      </w:r>
    </w:p>
    <w:p w14:paraId="3835360B" w14:textId="77777777" w:rsidR="00B33F08" w:rsidRPr="00B33F08" w:rsidRDefault="00B33F08" w:rsidP="00B33F08">
      <w:r w:rsidRPr="00B33F08">
        <w:t xml:space="preserve">    request.setUrgencyApprovedBy(getCurrentUser().getId());</w:t>
      </w:r>
    </w:p>
    <w:p w14:paraId="6C67148B" w14:textId="77777777" w:rsidR="00B33F08" w:rsidRPr="00B33F08" w:rsidRDefault="00B33F08" w:rsidP="00B33F08">
      <w:r w:rsidRPr="00B33F08">
        <w:t xml:space="preserve">    request.setUrgencyApprovedAt(LocalDateTime.now());</w:t>
      </w:r>
    </w:p>
    <w:p w14:paraId="498BFC73" w14:textId="77777777" w:rsidR="00B33F08" w:rsidRPr="00B33F08" w:rsidRDefault="00B33F08" w:rsidP="00B33F08">
      <w:r w:rsidRPr="00B33F08">
        <w:t xml:space="preserve">    requestRepo.save(request);</w:t>
      </w:r>
    </w:p>
    <w:p w14:paraId="1A60AD9C" w14:textId="77777777" w:rsidR="00B33F08" w:rsidRPr="00B33F08" w:rsidRDefault="00B33F08" w:rsidP="00B33F08">
      <w:r w:rsidRPr="00B33F08">
        <w:t xml:space="preserve">    </w:t>
      </w:r>
    </w:p>
    <w:p w14:paraId="09F0E762" w14:textId="77777777" w:rsidR="00B33F08" w:rsidRPr="00B33F08" w:rsidRDefault="00B33F08" w:rsidP="00B33F08">
      <w:r w:rsidRPr="00B33F08">
        <w:t xml:space="preserve">    // Send notification to requester</w:t>
      </w:r>
    </w:p>
    <w:p w14:paraId="79E9466E" w14:textId="77777777" w:rsidR="00B33F08" w:rsidRPr="00B33F08" w:rsidRDefault="00B33F08" w:rsidP="00B33F08">
      <w:r w:rsidRPr="00B33F08">
        <w:t xml:space="preserve">    emailService.sendAsync(</w:t>
      </w:r>
    </w:p>
    <w:p w14:paraId="053FF422" w14:textId="77777777" w:rsidR="00B33F08" w:rsidRPr="00B33F08" w:rsidRDefault="00B33F08" w:rsidP="00B33F08">
      <w:r w:rsidRPr="00B33F08">
        <w:t xml:space="preserve">        request.getRequester().getEmail(),</w:t>
      </w:r>
    </w:p>
    <w:p w14:paraId="01856DBC" w14:textId="77777777" w:rsidR="00B33F08" w:rsidRPr="00B33F08" w:rsidRDefault="00B33F08" w:rsidP="00B33F08">
      <w:r w:rsidRPr="00B33F08">
        <w:t xml:space="preserve">        "</w:t>
      </w:r>
      <w:r w:rsidRPr="00B33F08">
        <w:rPr>
          <w:rFonts w:ascii="Segoe UI Emoji" w:hAnsi="Segoe UI Emoji" w:cs="Segoe UI Emoji"/>
        </w:rPr>
        <w:t>✅</w:t>
      </w:r>
      <w:r w:rsidRPr="00B33F08">
        <w:t xml:space="preserve"> Urgency Approved: " + request.getRequestNumber(),</w:t>
      </w:r>
    </w:p>
    <w:p w14:paraId="76CF6D4E" w14:textId="77777777" w:rsidR="00B33F08" w:rsidRPr="00B33F08" w:rsidRDefault="00B33F08" w:rsidP="00B33F08">
      <w:r w:rsidRPr="00B33F08">
        <w:t xml:space="preserve">        "Your urgency request has been approved. Your request will be prioritized."</w:t>
      </w:r>
    </w:p>
    <w:p w14:paraId="0EA14965" w14:textId="77777777" w:rsidR="00B33F08" w:rsidRPr="00B33F08" w:rsidRDefault="00B33F08" w:rsidP="00B33F08">
      <w:r w:rsidRPr="00B33F08">
        <w:t xml:space="preserve">    );</w:t>
      </w:r>
    </w:p>
    <w:p w14:paraId="5C8950AD" w14:textId="77777777" w:rsidR="00B33F08" w:rsidRPr="00B33F08" w:rsidRDefault="00B33F08" w:rsidP="00B33F08">
      <w:r w:rsidRPr="00B33F08">
        <w:t xml:space="preserve">    </w:t>
      </w:r>
    </w:p>
    <w:p w14:paraId="1AE8E467" w14:textId="77777777" w:rsidR="00B33F08" w:rsidRPr="00B33F08" w:rsidRDefault="00B33F08" w:rsidP="00B33F08">
      <w:r w:rsidRPr="00B33F08">
        <w:t xml:space="preserve">    return ResponseEntity.ok("Urgency approved");</w:t>
      </w:r>
    </w:p>
    <w:p w14:paraId="738EF7F1" w14:textId="77777777" w:rsidR="00B33F08" w:rsidRPr="00B33F08" w:rsidRDefault="00B33F08" w:rsidP="00B33F08">
      <w:r w:rsidRPr="00B33F08">
        <w:t>}</w:t>
      </w:r>
    </w:p>
    <w:p w14:paraId="4ECABF0D" w14:textId="77777777" w:rsidR="00B33F08" w:rsidRPr="00B33F08" w:rsidRDefault="00B33F08" w:rsidP="00B33F08">
      <w:r w:rsidRPr="00B33F08">
        <w:t>```</w:t>
      </w:r>
    </w:p>
    <w:p w14:paraId="53104225" w14:textId="77777777" w:rsidR="00B33F08" w:rsidRPr="00B33F08" w:rsidRDefault="00B33F08" w:rsidP="00B33F08"/>
    <w:p w14:paraId="31C658EA" w14:textId="77777777" w:rsidR="00B33F08" w:rsidRPr="00B33F08" w:rsidRDefault="00B33F08" w:rsidP="00B33F08">
      <w:r w:rsidRPr="00B33F08">
        <w:t>**Option B: Reject Urgency**</w:t>
      </w:r>
    </w:p>
    <w:p w14:paraId="214DC9D3" w14:textId="77777777" w:rsidR="00B33F08" w:rsidRPr="00B33F08" w:rsidRDefault="00B33F08" w:rsidP="00B33F08">
      <w:r w:rsidRPr="00B33F08">
        <w:t>```</w:t>
      </w:r>
    </w:p>
    <w:p w14:paraId="40445BB3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197EB6C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REJECT URGENCY - REQ-CARP-2025-0042                       </w:t>
      </w:r>
      <w:r w:rsidRPr="00B33F08">
        <w:rPr>
          <w:rFonts w:ascii="Arial" w:hAnsi="Arial" w:cs="Arial"/>
        </w:rPr>
        <w:t>║</w:t>
      </w:r>
    </w:p>
    <w:p w14:paraId="2D368E1E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20F6D39E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Reason for Rejection*:                                     </w:t>
      </w:r>
      <w:r w:rsidRPr="00B33F08">
        <w:rPr>
          <w:rFonts w:ascii="Arial" w:hAnsi="Arial" w:cs="Arial"/>
        </w:rPr>
        <w:t>║</w:t>
      </w:r>
    </w:p>
    <w:p w14:paraId="3821092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[Dropdown]                                                 </w:t>
      </w:r>
      <w:r w:rsidRPr="00B33F08">
        <w:rPr>
          <w:rFonts w:ascii="Arial" w:hAnsi="Arial" w:cs="Arial"/>
        </w:rPr>
        <w:t>║</w:t>
      </w:r>
    </w:p>
    <w:p w14:paraId="6668CBD9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</w:t>
      </w:r>
      <w:r w:rsidRPr="00B33F08">
        <w:rPr>
          <w:rFonts w:ascii="Calibri" w:hAnsi="Calibri" w:cs="Calibri"/>
        </w:rPr>
        <w:t>•</w:t>
      </w:r>
      <w:r w:rsidRPr="00B33F08">
        <w:t xml:space="preserve"> Insufficient justification                             </w:t>
      </w:r>
      <w:r w:rsidRPr="00B33F08">
        <w:rPr>
          <w:rFonts w:ascii="Arial" w:hAnsi="Arial" w:cs="Arial"/>
        </w:rPr>
        <w:t>║</w:t>
      </w:r>
    </w:p>
    <w:p w14:paraId="5D6123E3" w14:textId="77777777" w:rsidR="00B33F08" w:rsidRPr="00B33F08" w:rsidRDefault="00B33F08" w:rsidP="00B33F08">
      <w:r w:rsidRPr="00B33F08">
        <w:rPr>
          <w:rFonts w:ascii="Arial" w:hAnsi="Arial" w:cs="Arial"/>
        </w:rPr>
        <w:lastRenderedPageBreak/>
        <w:t>║</w:t>
      </w:r>
      <w:r w:rsidRPr="00B33F08">
        <w:t xml:space="preserve">  </w:t>
      </w:r>
      <w:r w:rsidRPr="00B33F08">
        <w:rPr>
          <w:rFonts w:ascii="Calibri" w:hAnsi="Calibri" w:cs="Calibri"/>
        </w:rPr>
        <w:t>•</w:t>
      </w:r>
      <w:r w:rsidRPr="00B33F08">
        <w:t xml:space="preserve"> Timeline allows regular processing                     </w:t>
      </w:r>
      <w:r w:rsidRPr="00B33F08">
        <w:rPr>
          <w:rFonts w:ascii="Arial" w:hAnsi="Arial" w:cs="Arial"/>
        </w:rPr>
        <w:t>║</w:t>
      </w:r>
    </w:p>
    <w:p w14:paraId="72AAB66B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</w:t>
      </w:r>
      <w:r w:rsidRPr="00B33F08">
        <w:rPr>
          <w:rFonts w:ascii="Calibri" w:hAnsi="Calibri" w:cs="Calibri"/>
        </w:rPr>
        <w:t>•</w:t>
      </w:r>
      <w:r w:rsidRPr="00B33F08">
        <w:t xml:space="preserve"> Alternative solutions available                        </w:t>
      </w:r>
      <w:r w:rsidRPr="00B33F08">
        <w:rPr>
          <w:rFonts w:ascii="Arial" w:hAnsi="Arial" w:cs="Arial"/>
        </w:rPr>
        <w:t>║</w:t>
      </w:r>
    </w:p>
    <w:p w14:paraId="1A2529D9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</w:t>
      </w:r>
      <w:r w:rsidRPr="00B33F08">
        <w:rPr>
          <w:rFonts w:ascii="Calibri" w:hAnsi="Calibri" w:cs="Calibri"/>
        </w:rPr>
        <w:t>•</w:t>
      </w:r>
      <w:r w:rsidRPr="00B33F08">
        <w:t xml:space="preserve"> Other (specify below)                                  </w:t>
      </w:r>
      <w:r w:rsidRPr="00B33F08">
        <w:rPr>
          <w:rFonts w:ascii="Arial" w:hAnsi="Arial" w:cs="Arial"/>
        </w:rPr>
        <w:t>║</w:t>
      </w:r>
    </w:p>
    <w:p w14:paraId="1EC330CB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41338FBF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Additional Comments (sent to requester):                  </w:t>
      </w:r>
      <w:r w:rsidRPr="00B33F08">
        <w:rPr>
          <w:rFonts w:ascii="Arial" w:hAnsi="Arial" w:cs="Arial"/>
        </w:rPr>
        <w:t>║</w:t>
      </w:r>
    </w:p>
    <w:p w14:paraId="721E6E79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[Textarea]                                                 </w:t>
      </w:r>
      <w:r w:rsidRPr="00B33F08">
        <w:rPr>
          <w:rFonts w:ascii="Arial" w:hAnsi="Arial" w:cs="Arial"/>
        </w:rPr>
        <w:t>║</w:t>
      </w:r>
    </w:p>
    <w:p w14:paraId="1480FADE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3324C12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[Cancel] [Reject Urgency]                                 </w:t>
      </w:r>
      <w:r w:rsidRPr="00B33F08">
        <w:rPr>
          <w:rFonts w:ascii="Arial" w:hAnsi="Arial" w:cs="Arial"/>
        </w:rPr>
        <w:t>║</w:t>
      </w:r>
    </w:p>
    <w:p w14:paraId="24120ED1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63CF3D1E" w14:textId="77777777" w:rsidR="00B33F08" w:rsidRPr="00B33F08" w:rsidRDefault="00B33F08" w:rsidP="00B33F08">
      <w:r w:rsidRPr="00B33F08">
        <w:t>java</w:t>
      </w:r>
    </w:p>
    <w:p w14:paraId="206895E5" w14:textId="77777777" w:rsidR="00B33F08" w:rsidRPr="00B33F08" w:rsidRDefault="00B33F08" w:rsidP="00B33F08">
      <w:r w:rsidRPr="00B33F08">
        <w:t>@PostMapping("/api/requests/{id}/urgency/reject")</w:t>
      </w:r>
    </w:p>
    <w:p w14:paraId="674B3E8B" w14:textId="77777777" w:rsidR="00B33F08" w:rsidRPr="00B33F08" w:rsidRDefault="00B33F08" w:rsidP="00B33F08">
      <w:r w:rsidRPr="00B33F08">
        <w:t>@PreAuthorize("hasAnyRole('ADMIN', 'SUPER_ADMIN')")</w:t>
      </w:r>
    </w:p>
    <w:p w14:paraId="4CAB37DB" w14:textId="77777777" w:rsidR="00B33F08" w:rsidRPr="00B33F08" w:rsidRDefault="00B33F08" w:rsidP="00B33F08">
      <w:r w:rsidRPr="00B33F08">
        <w:t>public ResponseEntity&lt;?&gt; rejectUrgency(</w:t>
      </w:r>
    </w:p>
    <w:p w14:paraId="5F8AB2D6" w14:textId="77777777" w:rsidR="00B33F08" w:rsidRPr="00B33F08" w:rsidRDefault="00B33F08" w:rsidP="00B33F08">
      <w:r w:rsidRPr="00B33F08">
        <w:t xml:space="preserve">    @PathVariable Long id, </w:t>
      </w:r>
    </w:p>
    <w:p w14:paraId="66FB9342" w14:textId="77777777" w:rsidR="00B33F08" w:rsidRPr="00B33F08" w:rsidRDefault="00B33F08" w:rsidP="00B33F08">
      <w:r w:rsidRPr="00B33F08">
        <w:t xml:space="preserve">    @RequestBody UrgencyRejectionDTO dto</w:t>
      </w:r>
    </w:p>
    <w:p w14:paraId="5C4D2ACF" w14:textId="77777777" w:rsidR="00B33F08" w:rsidRPr="00B33F08" w:rsidRDefault="00B33F08" w:rsidP="00B33F08">
      <w:r w:rsidRPr="00B33F08">
        <w:t>) {</w:t>
      </w:r>
    </w:p>
    <w:p w14:paraId="17702D41" w14:textId="77777777" w:rsidR="00B33F08" w:rsidRPr="00B33F08" w:rsidRDefault="00B33F08" w:rsidP="00B33F08">
      <w:r w:rsidRPr="00B33F08">
        <w:t xml:space="preserve">    Request request = requestRepo.findById(id).orElseThrow();</w:t>
      </w:r>
    </w:p>
    <w:p w14:paraId="4584D939" w14:textId="77777777" w:rsidR="00B33F08" w:rsidRPr="00B33F08" w:rsidRDefault="00B33F08" w:rsidP="00B33F08">
      <w:r w:rsidRPr="00B33F08">
        <w:t xml:space="preserve">    </w:t>
      </w:r>
    </w:p>
    <w:p w14:paraId="148E4BE8" w14:textId="77777777" w:rsidR="00B33F08" w:rsidRPr="00B33F08" w:rsidRDefault="00B33F08" w:rsidP="00B33F08">
      <w:r w:rsidRPr="00B33F08">
        <w:t xml:space="preserve">    request.setUrgencyApproved(false);</w:t>
      </w:r>
    </w:p>
    <w:p w14:paraId="3202C1D9" w14:textId="77777777" w:rsidR="00B33F08" w:rsidRPr="00B33F08" w:rsidRDefault="00B33F08" w:rsidP="00B33F08">
      <w:r w:rsidRPr="00B33F08">
        <w:t xml:space="preserve">    request.setUrgencyApprovedBy(getCurrentUser().getId());</w:t>
      </w:r>
    </w:p>
    <w:p w14:paraId="2ED36F02" w14:textId="77777777" w:rsidR="00B33F08" w:rsidRPr="00B33F08" w:rsidRDefault="00B33F08" w:rsidP="00B33F08">
      <w:r w:rsidRPr="00B33F08">
        <w:t xml:space="preserve">    request.setUrgencyApprovedAt(LocalDateTime.now());</w:t>
      </w:r>
    </w:p>
    <w:p w14:paraId="00567D04" w14:textId="77777777" w:rsidR="00B33F08" w:rsidRPr="00B33F08" w:rsidRDefault="00B33F08" w:rsidP="00B33F08">
      <w:r w:rsidRPr="00B33F08">
        <w:t xml:space="preserve">    request.setUrgencyRejectionReason(dto.getReason());</w:t>
      </w:r>
    </w:p>
    <w:p w14:paraId="1106BB67" w14:textId="77777777" w:rsidR="00B33F08" w:rsidRPr="00B33F08" w:rsidRDefault="00B33F08" w:rsidP="00B33F08">
      <w:r w:rsidRPr="00B33F08">
        <w:t xml:space="preserve">    requestRepo.save(request);</w:t>
      </w:r>
    </w:p>
    <w:p w14:paraId="4A5013B1" w14:textId="77777777" w:rsidR="00B33F08" w:rsidRPr="00B33F08" w:rsidRDefault="00B33F08" w:rsidP="00B33F08">
      <w:r w:rsidRPr="00B33F08">
        <w:t xml:space="preserve">    </w:t>
      </w:r>
    </w:p>
    <w:p w14:paraId="7D105B20" w14:textId="77777777" w:rsidR="00B33F08" w:rsidRPr="00B33F08" w:rsidRDefault="00B33F08" w:rsidP="00B33F08">
      <w:r w:rsidRPr="00B33F08">
        <w:t xml:space="preserve">    // Notify requester</w:t>
      </w:r>
    </w:p>
    <w:p w14:paraId="7784C745" w14:textId="77777777" w:rsidR="00B33F08" w:rsidRPr="00B33F08" w:rsidRDefault="00B33F08" w:rsidP="00B33F08">
      <w:r w:rsidRPr="00B33F08">
        <w:t xml:space="preserve">    emailService.sendAsync(</w:t>
      </w:r>
    </w:p>
    <w:p w14:paraId="3BDD8A98" w14:textId="77777777" w:rsidR="00B33F08" w:rsidRPr="00B33F08" w:rsidRDefault="00B33F08" w:rsidP="00B33F08">
      <w:r w:rsidRPr="00B33F08">
        <w:t xml:space="preserve">        request.getRequester().getEmail(),</w:t>
      </w:r>
    </w:p>
    <w:p w14:paraId="3D1AABAE" w14:textId="77777777" w:rsidR="00B33F08" w:rsidRPr="00B33F08" w:rsidRDefault="00B33F08" w:rsidP="00B33F08">
      <w:r w:rsidRPr="00B33F08">
        <w:lastRenderedPageBreak/>
        <w:t xml:space="preserve">        "Urgency Request Not Approved: " + request.getRequestNumber(),</w:t>
      </w:r>
    </w:p>
    <w:p w14:paraId="43391079" w14:textId="77777777" w:rsidR="00B33F08" w:rsidRPr="00B33F08" w:rsidRDefault="00B33F08" w:rsidP="00B33F08">
      <w:r w:rsidRPr="00B33F08">
        <w:t xml:space="preserve">        "Your urgency request was not approved. Reason: " + dto.getReason() +</w:t>
      </w:r>
    </w:p>
    <w:p w14:paraId="7F39B8C3" w14:textId="77777777" w:rsidR="00B33F08" w:rsidRPr="00B33F08" w:rsidRDefault="00B33F08" w:rsidP="00B33F08">
      <w:r w:rsidRPr="00B33F08">
        <w:t xml:space="preserve">        "\n\nYour request will be processed in regular queue."</w:t>
      </w:r>
    </w:p>
    <w:p w14:paraId="647203A1" w14:textId="77777777" w:rsidR="00B33F08" w:rsidRPr="00B33F08" w:rsidRDefault="00B33F08" w:rsidP="00B33F08">
      <w:r w:rsidRPr="00B33F08">
        <w:t xml:space="preserve">    );</w:t>
      </w:r>
    </w:p>
    <w:p w14:paraId="05021BD2" w14:textId="77777777" w:rsidR="00B33F08" w:rsidRPr="00B33F08" w:rsidRDefault="00B33F08" w:rsidP="00B33F08">
      <w:r w:rsidRPr="00B33F08">
        <w:t xml:space="preserve">    </w:t>
      </w:r>
    </w:p>
    <w:p w14:paraId="3CF20315" w14:textId="77777777" w:rsidR="00B33F08" w:rsidRPr="00B33F08" w:rsidRDefault="00B33F08" w:rsidP="00B33F08">
      <w:r w:rsidRPr="00B33F08">
        <w:t xml:space="preserve">    return ResponseEntity.ok("Urgency rejected");</w:t>
      </w:r>
    </w:p>
    <w:p w14:paraId="2B6D1485" w14:textId="77777777" w:rsidR="00B33F08" w:rsidRPr="00B33F08" w:rsidRDefault="00B33F08" w:rsidP="00B33F08">
      <w:r w:rsidRPr="00B33F08">
        <w:t>}</w:t>
      </w:r>
    </w:p>
    <w:p w14:paraId="12B90EA2" w14:textId="77777777" w:rsidR="00B33F08" w:rsidRPr="00B33F08" w:rsidRDefault="00B33F08" w:rsidP="00B33F08">
      <w:r w:rsidRPr="00B33F08">
        <w:t>```</w:t>
      </w:r>
    </w:p>
    <w:p w14:paraId="607307EF" w14:textId="77777777" w:rsidR="00B33F08" w:rsidRPr="00B33F08" w:rsidRDefault="00B33F08" w:rsidP="00B33F08"/>
    <w:p w14:paraId="380446AC" w14:textId="77777777" w:rsidR="00B33F08" w:rsidRPr="00B33F08" w:rsidRDefault="00B33F08" w:rsidP="00B33F08">
      <w:r w:rsidRPr="00B33F08">
        <w:t>**Step 1.5.3: Requester Notification**</w:t>
      </w:r>
    </w:p>
    <w:p w14:paraId="17180F13" w14:textId="77777777" w:rsidR="00B33F08" w:rsidRPr="00B33F08" w:rsidRDefault="00B33F08" w:rsidP="00B33F08"/>
    <w:p w14:paraId="11071689" w14:textId="77777777" w:rsidR="00B33F08" w:rsidRPr="00B33F08" w:rsidRDefault="00B33F08" w:rsidP="00B33F08">
      <w:r w:rsidRPr="00B33F08">
        <w:t>**If Approved:**</w:t>
      </w:r>
    </w:p>
    <w:p w14:paraId="57F835F3" w14:textId="77777777" w:rsidR="00B33F08" w:rsidRPr="00B33F08" w:rsidRDefault="00B33F08" w:rsidP="00B33F08">
      <w:r w:rsidRPr="00B33F08">
        <w:t>```</w:t>
      </w:r>
    </w:p>
    <w:p w14:paraId="683A7D3F" w14:textId="77777777" w:rsidR="00B33F08" w:rsidRPr="00B33F08" w:rsidRDefault="00B33F08" w:rsidP="00B33F08">
      <w:r w:rsidRPr="00B33F08">
        <w:rPr>
          <w:rFonts w:ascii="Segoe UI Emoji" w:hAnsi="Segoe UI Emoji" w:cs="Segoe UI Emoji"/>
        </w:rPr>
        <w:t>✅</w:t>
      </w:r>
      <w:r w:rsidRPr="00B33F08">
        <w:t xml:space="preserve"> Urgency Approved - Request #REQ-CARP-2025-0042</w:t>
      </w:r>
    </w:p>
    <w:p w14:paraId="26E3CF27" w14:textId="77777777" w:rsidR="00B33F08" w:rsidRPr="00B33F08" w:rsidRDefault="00B33F08" w:rsidP="00B33F08"/>
    <w:p w14:paraId="0C8EC8EA" w14:textId="77777777" w:rsidR="00B33F08" w:rsidRPr="00B33F08" w:rsidRDefault="00B33F08" w:rsidP="00B33F08">
      <w:r w:rsidRPr="00B33F08">
        <w:t>Your urgency request has been reviewed and APPROVED.</w:t>
      </w:r>
    </w:p>
    <w:p w14:paraId="5CBE5FE5" w14:textId="77777777" w:rsidR="00B33F08" w:rsidRPr="00B33F08" w:rsidRDefault="00B33F08" w:rsidP="00B33F08"/>
    <w:p w14:paraId="0E71B873" w14:textId="77777777" w:rsidR="00B33F08" w:rsidRPr="00B33F08" w:rsidRDefault="00B33F08" w:rsidP="00B33F08">
      <w:r w:rsidRPr="00B33F08">
        <w:t>Your request will be prioritized in the processing queue.</w:t>
      </w:r>
    </w:p>
    <w:p w14:paraId="3BBDC89A" w14:textId="77777777" w:rsidR="00B33F08" w:rsidRPr="00B33F08" w:rsidRDefault="00B33F08" w:rsidP="00B33F08"/>
    <w:p w14:paraId="7AC597F4" w14:textId="77777777" w:rsidR="00B33F08" w:rsidRPr="00B33F08" w:rsidRDefault="00B33F08" w:rsidP="00B33F08">
      <w:r w:rsidRPr="00B33F08">
        <w:t>View Request Status: [Click Here]</w:t>
      </w:r>
    </w:p>
    <w:p w14:paraId="09636DF2" w14:textId="77777777" w:rsidR="00B33F08" w:rsidRPr="00B33F08" w:rsidRDefault="00B33F08" w:rsidP="00B33F08">
      <w:r w:rsidRPr="00B33F08">
        <w:t>```</w:t>
      </w:r>
    </w:p>
    <w:p w14:paraId="467D8B98" w14:textId="77777777" w:rsidR="00B33F08" w:rsidRPr="00B33F08" w:rsidRDefault="00B33F08" w:rsidP="00B33F08"/>
    <w:p w14:paraId="59612647" w14:textId="77777777" w:rsidR="00B33F08" w:rsidRPr="00B33F08" w:rsidRDefault="00B33F08" w:rsidP="00B33F08">
      <w:r w:rsidRPr="00B33F08">
        <w:t>**If Rejected:**</w:t>
      </w:r>
    </w:p>
    <w:p w14:paraId="7F064662" w14:textId="77777777" w:rsidR="00B33F08" w:rsidRPr="00B33F08" w:rsidRDefault="00B33F08" w:rsidP="00B33F08">
      <w:r w:rsidRPr="00B33F08">
        <w:t>```</w:t>
      </w:r>
    </w:p>
    <w:p w14:paraId="2EC72094" w14:textId="77777777" w:rsidR="00B33F08" w:rsidRPr="00B33F08" w:rsidRDefault="00B33F08" w:rsidP="00B33F08">
      <w:r w:rsidRPr="00B33F08">
        <w:rPr>
          <w:rFonts w:ascii="Segoe UI Emoji" w:hAnsi="Segoe UI Emoji" w:cs="Segoe UI Emoji"/>
        </w:rPr>
        <w:t>ℹ️</w:t>
      </w:r>
      <w:r w:rsidRPr="00B33F08">
        <w:t xml:space="preserve"> Urgency Not Approved - Request #REQ-CARP-2025-0042</w:t>
      </w:r>
    </w:p>
    <w:p w14:paraId="283994B9" w14:textId="77777777" w:rsidR="00B33F08" w:rsidRPr="00B33F08" w:rsidRDefault="00B33F08" w:rsidP="00B33F08"/>
    <w:p w14:paraId="440B5792" w14:textId="77777777" w:rsidR="00B33F08" w:rsidRPr="00B33F08" w:rsidRDefault="00B33F08" w:rsidP="00B33F08">
      <w:r w:rsidRPr="00B33F08">
        <w:t>Your urgency request has been reviewed.</w:t>
      </w:r>
    </w:p>
    <w:p w14:paraId="022B5821" w14:textId="77777777" w:rsidR="00B33F08" w:rsidRPr="00B33F08" w:rsidRDefault="00B33F08" w:rsidP="00B33F08"/>
    <w:p w14:paraId="53E0A688" w14:textId="77777777" w:rsidR="00B33F08" w:rsidRPr="00B33F08" w:rsidRDefault="00B33F08" w:rsidP="00B33F08">
      <w:r w:rsidRPr="00B33F08">
        <w:lastRenderedPageBreak/>
        <w:t xml:space="preserve">Reason: Timeline allows regular processing. Your required date </w:t>
      </w:r>
    </w:p>
    <w:p w14:paraId="6C618041" w14:textId="77777777" w:rsidR="00B33F08" w:rsidRPr="00B33F08" w:rsidRDefault="00B33F08" w:rsidP="00B33F08">
      <w:r w:rsidRPr="00B33F08">
        <w:t xml:space="preserve">        is 10 days away, which can be accommodated through </w:t>
      </w:r>
    </w:p>
    <w:p w14:paraId="73822E14" w14:textId="77777777" w:rsidR="00B33F08" w:rsidRPr="00B33F08" w:rsidRDefault="00B33F08" w:rsidP="00B33F08">
      <w:r w:rsidRPr="00B33F08">
        <w:t xml:space="preserve">        standard processing.</w:t>
      </w:r>
    </w:p>
    <w:p w14:paraId="642EA7D4" w14:textId="77777777" w:rsidR="00B33F08" w:rsidRPr="00B33F08" w:rsidRDefault="00B33F08" w:rsidP="00B33F08"/>
    <w:p w14:paraId="6CE965E0" w14:textId="77777777" w:rsidR="00B33F08" w:rsidRPr="00B33F08" w:rsidRDefault="00B33F08" w:rsidP="00B33F08">
      <w:r w:rsidRPr="00B33F08">
        <w:t xml:space="preserve">Your request will be processed in the regular queue on a </w:t>
      </w:r>
    </w:p>
    <w:p w14:paraId="50F637DD" w14:textId="77777777" w:rsidR="00B33F08" w:rsidRPr="00B33F08" w:rsidRDefault="00B33F08" w:rsidP="00B33F08">
      <w:r w:rsidRPr="00B33F08">
        <w:t>first-come-first-serve basis.</w:t>
      </w:r>
    </w:p>
    <w:p w14:paraId="10C9EBEF" w14:textId="77777777" w:rsidR="00B33F08" w:rsidRPr="00B33F08" w:rsidRDefault="00B33F08" w:rsidP="00B33F08"/>
    <w:p w14:paraId="2D6CF0B7" w14:textId="77777777" w:rsidR="00B33F08" w:rsidRPr="00B33F08" w:rsidRDefault="00B33F08" w:rsidP="00B33F08">
      <w:r w:rsidRPr="00B33F08">
        <w:t>View Request Status: [Click Here]</w:t>
      </w:r>
    </w:p>
    <w:p w14:paraId="475B5B7F" w14:textId="77777777" w:rsidR="00B33F08" w:rsidRPr="00B33F08" w:rsidRDefault="00B33F08" w:rsidP="00B33F08">
      <w:r w:rsidRPr="00B33F08">
        <w:t>```</w:t>
      </w:r>
    </w:p>
    <w:p w14:paraId="16D1E7C3" w14:textId="77777777" w:rsidR="00B33F08" w:rsidRPr="00B33F08" w:rsidRDefault="00B33F08" w:rsidP="00B33F08"/>
    <w:p w14:paraId="0DB4E867" w14:textId="77777777" w:rsidR="00B33F08" w:rsidRPr="00B33F08" w:rsidRDefault="00B33F08" w:rsidP="00B33F08">
      <w:r w:rsidRPr="00B33F08">
        <w:t>---</w:t>
      </w:r>
    </w:p>
    <w:p w14:paraId="7044729C" w14:textId="77777777" w:rsidR="00B33F08" w:rsidRPr="00B33F08" w:rsidRDefault="00B33F08" w:rsidP="00B33F08"/>
    <w:p w14:paraId="16A7267E" w14:textId="1D8879A4" w:rsidR="00B33F08" w:rsidRPr="0079334C" w:rsidRDefault="00B33F08" w:rsidP="00B33F08">
      <w:pPr>
        <w:rPr>
          <w:b/>
          <w:bCs/>
          <w:color w:val="EE0000"/>
        </w:rPr>
      </w:pPr>
      <w:r w:rsidRPr="0079334C">
        <w:rPr>
          <w:b/>
          <w:bCs/>
          <w:color w:val="EE0000"/>
        </w:rPr>
        <w:t>PHASE 2: Quotation Preparation</w:t>
      </w:r>
    </w:p>
    <w:p w14:paraId="257C5ED5" w14:textId="77777777" w:rsidR="00B33F08" w:rsidRPr="00B33F08" w:rsidRDefault="00B33F08" w:rsidP="00B33F08">
      <w:r w:rsidRPr="00B33F08">
        <w:t>**Step 2.1: Admin Opens Request from Dashboard**</w:t>
      </w:r>
    </w:p>
    <w:p w14:paraId="2F4EC78E" w14:textId="77777777" w:rsidR="00B33F08" w:rsidRPr="00B33F08" w:rsidRDefault="00B33F08" w:rsidP="00B33F08"/>
    <w:p w14:paraId="7C4A5292" w14:textId="77777777" w:rsidR="00B33F08" w:rsidRPr="00B33F08" w:rsidRDefault="00B33F08" w:rsidP="00B33F08">
      <w:r w:rsidRPr="00B33F08">
        <w:t>**SA Dashboard View (with urgency status visible):**</w:t>
      </w:r>
    </w:p>
    <w:p w14:paraId="4A4EAFE3" w14:textId="77777777" w:rsidR="00B33F08" w:rsidRPr="00B33F08" w:rsidRDefault="00B33F08" w:rsidP="00B33F08">
      <w:r w:rsidRPr="00B33F08">
        <w:t>```</w:t>
      </w:r>
    </w:p>
    <w:p w14:paraId="47BE7340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70584BA5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Emoji" w:hAnsi="Segoe UI Emoji" w:cs="Segoe UI Emoji"/>
        </w:rPr>
        <w:t>🔴</w:t>
      </w:r>
      <w:r w:rsidRPr="00B33F08">
        <w:t xml:space="preserve"> CRITICAL PRIORITY (1)                                   </w:t>
      </w:r>
      <w:r w:rsidRPr="00B33F08">
        <w:rPr>
          <w:rFonts w:ascii="Arial" w:hAnsi="Arial" w:cs="Arial"/>
        </w:rPr>
        <w:t>║</w:t>
      </w:r>
    </w:p>
    <w:p w14:paraId="065ADA47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6674877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REQ-ELEC-2025-0038 | EM Dept | </w:t>
      </w:r>
      <w:r w:rsidRPr="00B33F08">
        <w:rPr>
          <w:rFonts w:ascii="Segoe UI Emoji" w:hAnsi="Segoe UI Emoji" w:cs="Segoe UI Emoji"/>
        </w:rPr>
        <w:t>⚡</w:t>
      </w:r>
      <w:r w:rsidRPr="00B33F08">
        <w:t xml:space="preserve"> URGENT APPROVED          </w:t>
      </w:r>
      <w:r w:rsidRPr="00B33F08">
        <w:rPr>
          <w:rFonts w:ascii="Arial" w:hAnsi="Arial" w:cs="Arial"/>
        </w:rPr>
        <w:t>║</w:t>
      </w:r>
    </w:p>
    <w:p w14:paraId="1F7DF0D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Quotation pending (3 days overdue)                        </w:t>
      </w:r>
      <w:r w:rsidRPr="00B33F08">
        <w:rPr>
          <w:rFonts w:ascii="Arial" w:hAnsi="Arial" w:cs="Arial"/>
        </w:rPr>
        <w:t>║</w:t>
      </w:r>
    </w:p>
    <w:p w14:paraId="3D8D57AD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[View Request] →                                           </w:t>
      </w:r>
      <w:r w:rsidRPr="00B33F08">
        <w:rPr>
          <w:rFonts w:ascii="Arial" w:hAnsi="Arial" w:cs="Arial"/>
        </w:rPr>
        <w:t>║</w:t>
      </w:r>
    </w:p>
    <w:p w14:paraId="72694D14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4CBEF22C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Emoji" w:hAnsi="Segoe UI Emoji" w:cs="Segoe UI Emoji"/>
        </w:rPr>
        <w:t>🟠</w:t>
      </w:r>
      <w:r w:rsidRPr="00B33F08">
        <w:t xml:space="preserve"> HIGH PRIORITY (2)                                       </w:t>
      </w:r>
      <w:r w:rsidRPr="00B33F08">
        <w:rPr>
          <w:rFonts w:ascii="Arial" w:hAnsi="Arial" w:cs="Arial"/>
        </w:rPr>
        <w:t>║</w:t>
      </w:r>
    </w:p>
    <w:p w14:paraId="545D7034" w14:textId="77777777" w:rsidR="00B33F08" w:rsidRPr="00B33F08" w:rsidRDefault="00B33F08" w:rsidP="00B33F08">
      <w:r w:rsidRPr="00B33F08">
        <w:rPr>
          <w:rFonts w:ascii="Arial" w:hAnsi="Arial" w:cs="Arial"/>
        </w:rPr>
        <w:lastRenderedPageBreak/>
        <w:t>╠═══════════════════════════════════════════════════════════╣</w:t>
      </w:r>
    </w:p>
    <w:p w14:paraId="1FA65C2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REQ-CARP-2025-0042 | Jivdaya | </w:t>
      </w:r>
      <w:r w:rsidRPr="00B33F08">
        <w:rPr>
          <w:rFonts w:ascii="Segoe UI Emoji" w:hAnsi="Segoe UI Emoji" w:cs="Segoe UI Emoji"/>
        </w:rPr>
        <w:t>⚡</w:t>
      </w:r>
      <w:r w:rsidRPr="00B33F08">
        <w:t xml:space="preserve"> URGENT APPROVED          </w:t>
      </w:r>
      <w:r w:rsidRPr="00B33F08">
        <w:rPr>
          <w:rFonts w:ascii="Arial" w:hAnsi="Arial" w:cs="Arial"/>
        </w:rPr>
        <w:t>║</w:t>
      </w:r>
    </w:p>
    <w:p w14:paraId="4C29EECD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Quotation pending (5 hours ago)                           </w:t>
      </w:r>
      <w:r w:rsidRPr="00B33F08">
        <w:rPr>
          <w:rFonts w:ascii="Arial" w:hAnsi="Arial" w:cs="Arial"/>
        </w:rPr>
        <w:t>║</w:t>
      </w:r>
    </w:p>
    <w:p w14:paraId="7FBB15DF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[View Request] →                                           </w:t>
      </w:r>
      <w:r w:rsidRPr="00B33F08">
        <w:rPr>
          <w:rFonts w:ascii="Arial" w:hAnsi="Arial" w:cs="Arial"/>
        </w:rPr>
        <w:t>║</w:t>
      </w:r>
    </w:p>
    <w:p w14:paraId="4742FF5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704A01F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REQ-WELD-2025-0035 | VOICE | Regular (overdue)            </w:t>
      </w:r>
      <w:r w:rsidRPr="00B33F08">
        <w:rPr>
          <w:rFonts w:ascii="Arial" w:hAnsi="Arial" w:cs="Arial"/>
        </w:rPr>
        <w:t>║</w:t>
      </w:r>
    </w:p>
    <w:p w14:paraId="623A79BB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Production (2 days overdue)                                </w:t>
      </w:r>
      <w:r w:rsidRPr="00B33F08">
        <w:rPr>
          <w:rFonts w:ascii="Arial" w:hAnsi="Arial" w:cs="Arial"/>
        </w:rPr>
        <w:t>║</w:t>
      </w:r>
    </w:p>
    <w:p w14:paraId="785CF7D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[View Request] →                                           </w:t>
      </w:r>
      <w:r w:rsidRPr="00B33F08">
        <w:rPr>
          <w:rFonts w:ascii="Arial" w:hAnsi="Arial" w:cs="Arial"/>
        </w:rPr>
        <w:t>║</w:t>
      </w:r>
    </w:p>
    <w:p w14:paraId="219CC514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16415F5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Emoji" w:hAnsi="Segoe UI Emoji" w:cs="Segoe UI Emoji"/>
        </w:rPr>
        <w:t>🟡</w:t>
      </w:r>
      <w:r w:rsidRPr="00B33F08">
        <w:t xml:space="preserve"> MEDIUM PRIORITY (5)                                     </w:t>
      </w:r>
      <w:r w:rsidRPr="00B33F08">
        <w:rPr>
          <w:rFonts w:ascii="Arial" w:hAnsi="Arial" w:cs="Arial"/>
        </w:rPr>
        <w:t>║</w:t>
      </w:r>
    </w:p>
    <w:p w14:paraId="64F2721A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44103AD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REQ-PLUM-2025-0040 | Finance | Regular                    </w:t>
      </w:r>
      <w:r w:rsidRPr="00B33F08">
        <w:rPr>
          <w:rFonts w:ascii="Arial" w:hAnsi="Arial" w:cs="Arial"/>
        </w:rPr>
        <w:t>║</w:t>
      </w:r>
    </w:p>
    <w:p w14:paraId="3DAD48EE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Quotation pending (1 day ago)                             </w:t>
      </w:r>
      <w:r w:rsidRPr="00B33F08">
        <w:rPr>
          <w:rFonts w:ascii="Arial" w:hAnsi="Arial" w:cs="Arial"/>
        </w:rPr>
        <w:t>║</w:t>
      </w:r>
    </w:p>
    <w:p w14:paraId="3BD3A69B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[View Request] →                                           </w:t>
      </w:r>
      <w:r w:rsidRPr="00B33F08">
        <w:rPr>
          <w:rFonts w:ascii="Arial" w:hAnsi="Arial" w:cs="Arial"/>
        </w:rPr>
        <w:t>║</w:t>
      </w:r>
    </w:p>
    <w:p w14:paraId="41AB6179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66C73EA3" w14:textId="77777777" w:rsidR="00B33F08" w:rsidRPr="00B33F08" w:rsidRDefault="00B33F08" w:rsidP="00B33F08"/>
    <w:p w14:paraId="04BAF1B3" w14:textId="77777777" w:rsidR="00B33F08" w:rsidRPr="00B33F08" w:rsidRDefault="00B33F08" w:rsidP="00B33F08">
      <w:r w:rsidRPr="00B33F08">
        <w:t xml:space="preserve">Filter: [All Depts </w:t>
      </w:r>
      <w:r w:rsidRPr="00B33F08">
        <w:rPr>
          <w:rFonts w:ascii="Arial" w:hAnsi="Arial" w:cs="Arial"/>
        </w:rPr>
        <w:t>▼</w:t>
      </w:r>
      <w:r w:rsidRPr="00B33F08">
        <w:t xml:space="preserve">] [All Statuses </w:t>
      </w:r>
      <w:r w:rsidRPr="00B33F08">
        <w:rPr>
          <w:rFonts w:ascii="Arial" w:hAnsi="Arial" w:cs="Arial"/>
        </w:rPr>
        <w:t>▼</w:t>
      </w:r>
      <w:r w:rsidRPr="00B33F08">
        <w:t xml:space="preserve">] [Urgency: All </w:t>
      </w:r>
      <w:r w:rsidRPr="00B33F08">
        <w:rPr>
          <w:rFonts w:ascii="Arial" w:hAnsi="Arial" w:cs="Arial"/>
        </w:rPr>
        <w:t>▼</w:t>
      </w:r>
      <w:r w:rsidRPr="00B33F08">
        <w:t>]</w:t>
      </w:r>
    </w:p>
    <w:p w14:paraId="12D70485" w14:textId="77777777" w:rsidR="00B33F08" w:rsidRPr="00B33F08" w:rsidRDefault="00B33F08" w:rsidP="00B33F08">
      <w:r w:rsidRPr="00B33F08">
        <w:t>```</w:t>
      </w:r>
    </w:p>
    <w:p w14:paraId="5DD52766" w14:textId="77777777" w:rsidR="00B33F08" w:rsidRPr="00B33F08" w:rsidRDefault="00B33F08" w:rsidP="00B33F08"/>
    <w:p w14:paraId="55556006" w14:textId="77777777" w:rsidR="00B33F08" w:rsidRPr="00B33F08" w:rsidRDefault="00B33F08" w:rsidP="00B33F08">
      <w:r w:rsidRPr="00B33F08">
        <w:t>**Step 2.2: Quotation Form**</w:t>
      </w:r>
    </w:p>
    <w:p w14:paraId="4751BC91" w14:textId="77777777" w:rsidR="00B33F08" w:rsidRPr="00B33F08" w:rsidRDefault="00B33F08" w:rsidP="00B33F08">
      <w:r w:rsidRPr="00B33F08">
        <w:t>```</w:t>
      </w:r>
    </w:p>
    <w:p w14:paraId="25BBE038" w14:textId="77777777" w:rsidR="00B33F08" w:rsidRPr="00B33F08" w:rsidRDefault="00B33F08" w:rsidP="00B33F08">
      <w:r w:rsidRPr="00B33F0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33957A25" w14:textId="77777777" w:rsidR="00B33F08" w:rsidRPr="00B33F08" w:rsidRDefault="00B33F08" w:rsidP="00B33F08">
      <w:r w:rsidRPr="00B33F08">
        <w:t>REQUEST #REQ-CARP-2025-0042</w:t>
      </w:r>
    </w:p>
    <w:p w14:paraId="087BA0F5" w14:textId="77777777" w:rsidR="00B33F08" w:rsidRPr="00B33F08" w:rsidRDefault="00B33F08" w:rsidP="00B33F08">
      <w:r w:rsidRPr="00B33F0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9DA7D5F" w14:textId="77777777" w:rsidR="00B33F08" w:rsidRPr="00B33F08" w:rsidRDefault="00B33F08" w:rsidP="00B33F08">
      <w:r w:rsidRPr="00B33F08">
        <w:lastRenderedPageBreak/>
        <w:t>Requester: John Doe (Jivdaya Dept)</w:t>
      </w:r>
    </w:p>
    <w:p w14:paraId="1E0858FD" w14:textId="77777777" w:rsidR="00B33F08" w:rsidRPr="00B33F08" w:rsidRDefault="00B33F08" w:rsidP="00B33F08">
      <w:r w:rsidRPr="00B33F08">
        <w:t>Item: Wooden table with 3 drawers</w:t>
      </w:r>
    </w:p>
    <w:p w14:paraId="414AB395" w14:textId="77777777" w:rsidR="00B33F08" w:rsidRPr="00B33F08" w:rsidRDefault="00B33F08" w:rsidP="00B33F08">
      <w:r w:rsidRPr="00B33F08">
        <w:t>Required Date: 2025-02-14</w:t>
      </w:r>
    </w:p>
    <w:p w14:paraId="69D83484" w14:textId="77777777" w:rsidR="00B33F08" w:rsidRPr="00B33F08" w:rsidRDefault="00B33F08" w:rsidP="00B33F08">
      <w:r w:rsidRPr="00B33F08">
        <w:rPr>
          <w:rFonts w:ascii="Segoe UI Emoji" w:hAnsi="Segoe UI Emoji" w:cs="Segoe UI Emoji"/>
        </w:rPr>
        <w:t>⚡</w:t>
      </w:r>
      <w:r w:rsidRPr="00B33F08">
        <w:t xml:space="preserve"> URGENT (Approved by SA on 2025-02-09)</w:t>
      </w:r>
    </w:p>
    <w:p w14:paraId="2663A08B" w14:textId="77777777" w:rsidR="00B33F08" w:rsidRPr="00B33F08" w:rsidRDefault="00B33F08" w:rsidP="00B33F08"/>
    <w:p w14:paraId="5712C03F" w14:textId="77777777" w:rsidR="00B33F08" w:rsidRPr="00B33F08" w:rsidRDefault="00B33F08" w:rsidP="00B33F08">
      <w:r w:rsidRPr="00B33F08">
        <w:t>PREPARE QUOTATION</w:t>
      </w:r>
    </w:p>
    <w:p w14:paraId="0566233B" w14:textId="77777777" w:rsidR="00B33F08" w:rsidRPr="00B33F08" w:rsidRDefault="00B33F08" w:rsidP="00B33F08">
      <w:r w:rsidRPr="00B33F08">
        <w:t>───────────────────────────────────────────────────────────</w:t>
      </w:r>
    </w:p>
    <w:p w14:paraId="3A6248F4" w14:textId="77777777" w:rsidR="00B33F08" w:rsidRPr="00B33F08" w:rsidRDefault="00B33F08" w:rsidP="00B33F08"/>
    <w:p w14:paraId="67958D28" w14:textId="77777777" w:rsidR="00B33F08" w:rsidRPr="00B33F08" w:rsidRDefault="00B33F08" w:rsidP="00B33F08">
      <w:r w:rsidRPr="00B33F08">
        <w:t>[+ Add Item from List] [+ Add Custom Item]</w:t>
      </w:r>
    </w:p>
    <w:p w14:paraId="6F553389" w14:textId="77777777" w:rsidR="00B33F08" w:rsidRPr="00B33F08" w:rsidRDefault="00B33F08" w:rsidP="00B33F08"/>
    <w:p w14:paraId="32A70036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4BBFF1C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 1                                                     </w:t>
      </w:r>
      <w:r w:rsidRPr="00B33F08">
        <w:rPr>
          <w:rFonts w:ascii="Arial" w:hAnsi="Arial" w:cs="Arial"/>
        </w:rPr>
        <w:t>║</w:t>
      </w:r>
    </w:p>
    <w:p w14:paraId="1DAA66A9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2D312A4D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 Name*: [Dropdown: Ply </w:t>
      </w:r>
      <w:r w:rsidRPr="00B33F08">
        <w:rPr>
          <w:rFonts w:ascii="Arial" w:hAnsi="Arial" w:cs="Arial"/>
        </w:rPr>
        <w:t>▼</w:t>
      </w:r>
      <w:r w:rsidRPr="00B33F08">
        <w:t xml:space="preserve">] (Type to search or add new) </w:t>
      </w:r>
      <w:r w:rsidRPr="00B33F08">
        <w:rPr>
          <w:rFonts w:ascii="Arial" w:hAnsi="Arial" w:cs="Arial"/>
        </w:rPr>
        <w:t>║</w:t>
      </w:r>
    </w:p>
    <w:p w14:paraId="52309BB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Specification*: [Input: 8mm]                              </w:t>
      </w:r>
      <w:r w:rsidRPr="00B33F08">
        <w:rPr>
          <w:rFonts w:ascii="Arial" w:hAnsi="Arial" w:cs="Arial"/>
        </w:rPr>
        <w:t>║</w:t>
      </w:r>
    </w:p>
    <w:p w14:paraId="2DD1DFB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Quantity*: [Input: 4]  Unit: [sqft </w:t>
      </w:r>
      <w:r w:rsidRPr="00B33F08">
        <w:rPr>
          <w:rFonts w:ascii="Arial" w:hAnsi="Arial" w:cs="Arial"/>
        </w:rPr>
        <w:t>▼</w:t>
      </w:r>
      <w:r w:rsidRPr="00B33F08">
        <w:t xml:space="preserve">]                    </w:t>
      </w:r>
      <w:r w:rsidRPr="00B33F08">
        <w:rPr>
          <w:rFonts w:ascii="Arial" w:hAnsi="Arial" w:cs="Arial"/>
        </w:rPr>
        <w:t>║</w:t>
      </w:r>
    </w:p>
    <w:p w14:paraId="677F75F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Rate (₹)*: [Input: 150]                                   </w:t>
      </w:r>
      <w:r w:rsidRPr="00B33F08">
        <w:rPr>
          <w:rFonts w:ascii="Arial" w:hAnsi="Arial" w:cs="Arial"/>
        </w:rPr>
        <w:t>║</w:t>
      </w:r>
    </w:p>
    <w:p w14:paraId="1FDCAD4B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Emoji" w:hAnsi="Segoe UI Emoji" w:cs="Segoe UI Emoji"/>
        </w:rPr>
        <w:t>💡</w:t>
      </w:r>
      <w:r w:rsidRPr="00B33F08">
        <w:t xml:space="preserve"> Last Purchase: ₹145 on 2025-01-15 (Vendor A)           </w:t>
      </w:r>
      <w:r w:rsidRPr="00B33F08">
        <w:rPr>
          <w:rFonts w:ascii="Arial" w:hAnsi="Arial" w:cs="Arial"/>
        </w:rPr>
        <w:t>║</w:t>
      </w:r>
    </w:p>
    <w:p w14:paraId="6FF0CAB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Vendor*: [Dropdown: Vendor A </w:t>
      </w:r>
      <w:r w:rsidRPr="00B33F08">
        <w:rPr>
          <w:rFonts w:ascii="Arial" w:hAnsi="Arial" w:cs="Arial"/>
        </w:rPr>
        <w:t>▼</w:t>
      </w:r>
      <w:r w:rsidRPr="00B33F08">
        <w:t xml:space="preserve">]                           </w:t>
      </w:r>
      <w:r w:rsidRPr="00B33F08">
        <w:rPr>
          <w:rFonts w:ascii="Arial" w:hAnsi="Arial" w:cs="Arial"/>
        </w:rPr>
        <w:t>║</w:t>
      </w:r>
    </w:p>
    <w:p w14:paraId="039CEE3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Source: ○ Godown  ● Purchase                              </w:t>
      </w:r>
      <w:r w:rsidRPr="00B33F08">
        <w:rPr>
          <w:rFonts w:ascii="Arial" w:hAnsi="Arial" w:cs="Arial"/>
        </w:rPr>
        <w:t>║</w:t>
      </w:r>
    </w:p>
    <w:p w14:paraId="366AE4C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3DD7A6B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 Total: ₹600                                      [×] </w:t>
      </w:r>
      <w:r w:rsidRPr="00B33F08">
        <w:rPr>
          <w:rFonts w:ascii="Arial" w:hAnsi="Arial" w:cs="Arial"/>
        </w:rPr>
        <w:t>║</w:t>
      </w:r>
    </w:p>
    <w:p w14:paraId="1523C76C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18A64743" w14:textId="77777777" w:rsidR="00B33F08" w:rsidRPr="00B33F08" w:rsidRDefault="00B33F08" w:rsidP="00B33F08"/>
    <w:p w14:paraId="3E08A4B0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6CA2DB7C" w14:textId="77777777" w:rsidR="00B33F08" w:rsidRPr="00B33F08" w:rsidRDefault="00B33F08" w:rsidP="00B33F08">
      <w:r w:rsidRPr="00B33F08">
        <w:rPr>
          <w:rFonts w:ascii="Arial" w:hAnsi="Arial" w:cs="Arial"/>
        </w:rPr>
        <w:lastRenderedPageBreak/>
        <w:t>║</w:t>
      </w:r>
      <w:r w:rsidRPr="00B33F08">
        <w:t xml:space="preserve"> Item 2                                                     </w:t>
      </w:r>
      <w:r w:rsidRPr="00B33F08">
        <w:rPr>
          <w:rFonts w:ascii="Arial" w:hAnsi="Arial" w:cs="Arial"/>
        </w:rPr>
        <w:t>║</w:t>
      </w:r>
    </w:p>
    <w:p w14:paraId="3ECB254C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1262BB30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 Name*: [Dropdown: Sunmica </w:t>
      </w:r>
      <w:r w:rsidRPr="00B33F08">
        <w:rPr>
          <w:rFonts w:ascii="Arial" w:hAnsi="Arial" w:cs="Arial"/>
        </w:rPr>
        <w:t>▼</w:t>
      </w:r>
      <w:r w:rsidRPr="00B33F08">
        <w:t xml:space="preserve">]                         </w:t>
      </w:r>
      <w:r w:rsidRPr="00B33F08">
        <w:rPr>
          <w:rFonts w:ascii="Arial" w:hAnsi="Arial" w:cs="Arial"/>
        </w:rPr>
        <w:t>║</w:t>
      </w:r>
    </w:p>
    <w:p w14:paraId="70B3ED7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Specification*: [Input: Premium grade]                    </w:t>
      </w:r>
      <w:r w:rsidRPr="00B33F08">
        <w:rPr>
          <w:rFonts w:ascii="Arial" w:hAnsi="Arial" w:cs="Arial"/>
        </w:rPr>
        <w:t>║</w:t>
      </w:r>
    </w:p>
    <w:p w14:paraId="41A9BD9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Quantity*: [Input: 2]  Unit: [sheets </w:t>
      </w:r>
      <w:r w:rsidRPr="00B33F08">
        <w:rPr>
          <w:rFonts w:ascii="Arial" w:hAnsi="Arial" w:cs="Arial"/>
        </w:rPr>
        <w:t>▼</w:t>
      </w:r>
      <w:r w:rsidRPr="00B33F08">
        <w:t xml:space="preserve">]                  </w:t>
      </w:r>
      <w:r w:rsidRPr="00B33F08">
        <w:rPr>
          <w:rFonts w:ascii="Arial" w:hAnsi="Arial" w:cs="Arial"/>
        </w:rPr>
        <w:t>║</w:t>
      </w:r>
    </w:p>
    <w:p w14:paraId="27DABE65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Rate (₹)*: [Input: 400]                                   </w:t>
      </w:r>
      <w:r w:rsidRPr="00B33F08">
        <w:rPr>
          <w:rFonts w:ascii="Arial" w:hAnsi="Arial" w:cs="Arial"/>
        </w:rPr>
        <w:t>║</w:t>
      </w:r>
    </w:p>
    <w:p w14:paraId="0DC6E430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Emoji" w:hAnsi="Segoe UI Emoji" w:cs="Segoe UI Emoji"/>
        </w:rPr>
        <w:t>💡</w:t>
      </w:r>
      <w:r w:rsidRPr="00B33F08">
        <w:t xml:space="preserve"> Last Purchase: ₹390 on 2025-02-01 (Vendor B)           </w:t>
      </w:r>
      <w:r w:rsidRPr="00B33F08">
        <w:rPr>
          <w:rFonts w:ascii="Arial" w:hAnsi="Arial" w:cs="Arial"/>
        </w:rPr>
        <w:t>║</w:t>
      </w:r>
    </w:p>
    <w:p w14:paraId="222CC175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Vendor*: [Dropdown: Vendor B </w:t>
      </w:r>
      <w:r w:rsidRPr="00B33F08">
        <w:rPr>
          <w:rFonts w:ascii="Arial" w:hAnsi="Arial" w:cs="Arial"/>
        </w:rPr>
        <w:t>▼</w:t>
      </w:r>
      <w:r w:rsidRPr="00B33F08">
        <w:t xml:space="preserve">]                           </w:t>
      </w:r>
      <w:r w:rsidRPr="00B33F08">
        <w:rPr>
          <w:rFonts w:ascii="Arial" w:hAnsi="Arial" w:cs="Arial"/>
        </w:rPr>
        <w:t>║</w:t>
      </w:r>
    </w:p>
    <w:p w14:paraId="2A066BF0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Source: ○ Godown  ● Purchase                              </w:t>
      </w:r>
      <w:r w:rsidRPr="00B33F08">
        <w:rPr>
          <w:rFonts w:ascii="Arial" w:hAnsi="Arial" w:cs="Arial"/>
        </w:rPr>
        <w:t>║</w:t>
      </w:r>
    </w:p>
    <w:p w14:paraId="5367A623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4A5D5F49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 Total: ₹800                                      [×] </w:t>
      </w:r>
      <w:r w:rsidRPr="00B33F08">
        <w:rPr>
          <w:rFonts w:ascii="Arial" w:hAnsi="Arial" w:cs="Arial"/>
        </w:rPr>
        <w:t>║</w:t>
      </w:r>
    </w:p>
    <w:p w14:paraId="7B1D53CD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2F24C8F9" w14:textId="77777777" w:rsidR="00B33F08" w:rsidRPr="00B33F08" w:rsidRDefault="00B33F08" w:rsidP="00B33F08"/>
    <w:p w14:paraId="313EC8B5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50A68FD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 3                                                     </w:t>
      </w:r>
      <w:r w:rsidRPr="00B33F08">
        <w:rPr>
          <w:rFonts w:ascii="Arial" w:hAnsi="Arial" w:cs="Arial"/>
        </w:rPr>
        <w:t>║</w:t>
      </w:r>
    </w:p>
    <w:p w14:paraId="20E8D48B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1F2E9D2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 Name*: [Dropdown: Labor Charges </w:t>
      </w:r>
      <w:r w:rsidRPr="00B33F08">
        <w:rPr>
          <w:rFonts w:ascii="Arial" w:hAnsi="Arial" w:cs="Arial"/>
        </w:rPr>
        <w:t>▼</w:t>
      </w:r>
      <w:r w:rsidRPr="00B33F08">
        <w:t xml:space="preserve">]                   </w:t>
      </w:r>
      <w:r w:rsidRPr="00B33F08">
        <w:rPr>
          <w:rFonts w:ascii="Arial" w:hAnsi="Arial" w:cs="Arial"/>
        </w:rPr>
        <w:t>║</w:t>
      </w:r>
    </w:p>
    <w:p w14:paraId="5A4EE383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Specification*: [Input: Carpentry work - table assembly]  </w:t>
      </w:r>
      <w:r w:rsidRPr="00B33F08">
        <w:rPr>
          <w:rFonts w:ascii="Arial" w:hAnsi="Arial" w:cs="Arial"/>
        </w:rPr>
        <w:t>║</w:t>
      </w:r>
    </w:p>
    <w:p w14:paraId="1F7B015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Quantity*: [Input: 1]  Unit: [job </w:t>
      </w:r>
      <w:r w:rsidRPr="00B33F08">
        <w:rPr>
          <w:rFonts w:ascii="Arial" w:hAnsi="Arial" w:cs="Arial"/>
        </w:rPr>
        <w:t>▼</w:t>
      </w:r>
      <w:r w:rsidRPr="00B33F08">
        <w:t xml:space="preserve">]                     </w:t>
      </w:r>
      <w:r w:rsidRPr="00B33F08">
        <w:rPr>
          <w:rFonts w:ascii="Arial" w:hAnsi="Arial" w:cs="Arial"/>
        </w:rPr>
        <w:t>║</w:t>
      </w:r>
    </w:p>
    <w:p w14:paraId="4CEF3DE5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Rate (₹)*: [Input: 2000]                                  </w:t>
      </w:r>
      <w:r w:rsidRPr="00B33F08">
        <w:rPr>
          <w:rFonts w:ascii="Arial" w:hAnsi="Arial" w:cs="Arial"/>
        </w:rPr>
        <w:t>║</w:t>
      </w:r>
    </w:p>
    <w:p w14:paraId="11266B7C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Vendor*: N/A (Internal labor)                             </w:t>
      </w:r>
      <w:r w:rsidRPr="00B33F08">
        <w:rPr>
          <w:rFonts w:ascii="Arial" w:hAnsi="Arial" w:cs="Arial"/>
        </w:rPr>
        <w:t>║</w:t>
      </w:r>
    </w:p>
    <w:p w14:paraId="09F6401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Source: N/A                                                </w:t>
      </w:r>
      <w:r w:rsidRPr="00B33F08">
        <w:rPr>
          <w:rFonts w:ascii="Arial" w:hAnsi="Arial" w:cs="Arial"/>
        </w:rPr>
        <w:t>║</w:t>
      </w:r>
    </w:p>
    <w:p w14:paraId="4705E6EF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48792F39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 Total: ₹2000                                     [×] </w:t>
      </w:r>
      <w:r w:rsidRPr="00B33F08">
        <w:rPr>
          <w:rFonts w:ascii="Arial" w:hAnsi="Arial" w:cs="Arial"/>
        </w:rPr>
        <w:t>║</w:t>
      </w:r>
    </w:p>
    <w:p w14:paraId="6C1573B9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0E056E21" w14:textId="77777777" w:rsidR="00B33F08" w:rsidRPr="00B33F08" w:rsidRDefault="00B33F08" w:rsidP="00B33F08"/>
    <w:p w14:paraId="015EAD73" w14:textId="77777777" w:rsidR="00B33F08" w:rsidRPr="00B33F08" w:rsidRDefault="00B33F08" w:rsidP="00B33F08">
      <w:r w:rsidRPr="00B33F08">
        <w:t>───────────────────────────────────────────────────────────</w:t>
      </w:r>
    </w:p>
    <w:p w14:paraId="2830D6DE" w14:textId="77777777" w:rsidR="00B33F08" w:rsidRPr="00B33F08" w:rsidRDefault="00B33F08" w:rsidP="00B33F08">
      <w:r w:rsidRPr="00B33F08">
        <w:t>TOTAL COST: ₹3400</w:t>
      </w:r>
    </w:p>
    <w:p w14:paraId="74AFBE11" w14:textId="77777777" w:rsidR="00B33F08" w:rsidRPr="00B33F08" w:rsidRDefault="00B33F08" w:rsidP="00B33F08"/>
    <w:p w14:paraId="151B7918" w14:textId="77777777" w:rsidR="00B33F08" w:rsidRPr="00B33F08" w:rsidRDefault="00B33F08" w:rsidP="00B33F08">
      <w:r w:rsidRPr="00B33F08">
        <w:t>Estimated Completion Time: [Input: 5] days</w:t>
      </w:r>
    </w:p>
    <w:p w14:paraId="5A014098" w14:textId="77777777" w:rsidR="00B33F08" w:rsidRPr="00B33F08" w:rsidRDefault="00B33F08" w:rsidP="00B33F08"/>
    <w:p w14:paraId="7D17EDDE" w14:textId="77777777" w:rsidR="00B33F08" w:rsidRPr="00B33F08" w:rsidRDefault="00B33F08" w:rsidP="00B33F08">
      <w:r w:rsidRPr="00B33F08">
        <w:t>Admin Notes (internal - not visible to requester):</w:t>
      </w:r>
    </w:p>
    <w:p w14:paraId="1A0D5802" w14:textId="77777777" w:rsidR="00B33F08" w:rsidRPr="00B33F08" w:rsidRDefault="00B33F08" w:rsidP="00B33F08">
      <w:r w:rsidRPr="00B33F08">
        <w:t>[Textarea: Optional notes for SA review]</w:t>
      </w:r>
    </w:p>
    <w:p w14:paraId="0CF61008" w14:textId="77777777" w:rsidR="00B33F08" w:rsidRPr="00B33F08" w:rsidRDefault="00B33F08" w:rsidP="00B33F08">
      <w:r w:rsidRPr="00B33F08">
        <w:t>───────────────────────────────────────────────────────────</w:t>
      </w:r>
    </w:p>
    <w:p w14:paraId="56D1CB70" w14:textId="77777777" w:rsidR="00B33F08" w:rsidRPr="00B33F08" w:rsidRDefault="00B33F08" w:rsidP="00B33F08"/>
    <w:p w14:paraId="49765AEF" w14:textId="77777777" w:rsidR="00B33F08" w:rsidRPr="00B33F08" w:rsidRDefault="00B33F08" w:rsidP="00B33F08">
      <w:r w:rsidRPr="00B33F08">
        <w:t>[Save as Draft] [Send to SA for Approval]</w:t>
      </w:r>
    </w:p>
    <w:p w14:paraId="5C8B5518" w14:textId="77777777" w:rsidR="00B33F08" w:rsidRPr="00B33F08" w:rsidRDefault="00B33F08" w:rsidP="00B33F08">
      <w:r w:rsidRPr="00B33F08">
        <w:rPr>
          <w:b/>
          <w:bCs/>
        </w:rPr>
        <w:t>Step 2.3: Auto-Populate Item Dropdown</w:t>
      </w:r>
    </w:p>
    <w:p w14:paraId="684C647D" w14:textId="77777777" w:rsidR="00B33F08" w:rsidRPr="00B33F08" w:rsidRDefault="00B33F08" w:rsidP="00B33F08">
      <w:r w:rsidRPr="00B33F08">
        <w:t>java</w:t>
      </w:r>
    </w:p>
    <w:p w14:paraId="55B80964" w14:textId="77777777" w:rsidR="00B33F08" w:rsidRPr="00B33F08" w:rsidRDefault="00B33F08" w:rsidP="00B33F08">
      <w:r w:rsidRPr="00B33F08">
        <w:t>@GetMapping("/api/items/search")</w:t>
      </w:r>
    </w:p>
    <w:p w14:paraId="104D3672" w14:textId="77777777" w:rsidR="00B33F08" w:rsidRPr="00B33F08" w:rsidRDefault="00B33F08" w:rsidP="00B33F08">
      <w:r w:rsidRPr="00B33F08">
        <w:t>public List&lt;ItemSuggestion&gt; searchItems(@RequestParam String query) {</w:t>
      </w:r>
    </w:p>
    <w:p w14:paraId="7D2E6337" w14:textId="77777777" w:rsidR="00B33F08" w:rsidRPr="00B33F08" w:rsidRDefault="00B33F08" w:rsidP="00B33F08">
      <w:r w:rsidRPr="00B33F08">
        <w:t xml:space="preserve">    List&lt;MasterItem&gt; existing = masterItemRepo.findByNameContaining(query);</w:t>
      </w:r>
    </w:p>
    <w:p w14:paraId="77A130D5" w14:textId="77777777" w:rsidR="00B33F08" w:rsidRPr="00B33F08" w:rsidRDefault="00B33F08" w:rsidP="00B33F08">
      <w:r w:rsidRPr="00B33F08">
        <w:t xml:space="preserve">    </w:t>
      </w:r>
    </w:p>
    <w:p w14:paraId="7DDB6552" w14:textId="77777777" w:rsidR="00B33F08" w:rsidRPr="00B33F08" w:rsidRDefault="00B33F08" w:rsidP="00B33F08">
      <w:r w:rsidRPr="00B33F08">
        <w:t xml:space="preserve">    return existing.stream()</w:t>
      </w:r>
    </w:p>
    <w:p w14:paraId="64CAE410" w14:textId="77777777" w:rsidR="00B33F08" w:rsidRPr="00B33F08" w:rsidRDefault="00B33F08" w:rsidP="00B33F08">
      <w:r w:rsidRPr="00B33F08">
        <w:t xml:space="preserve">        .map(item -&gt; new ItemSuggestion(</w:t>
      </w:r>
    </w:p>
    <w:p w14:paraId="569C1B98" w14:textId="77777777" w:rsidR="00B33F08" w:rsidRPr="00B33F08" w:rsidRDefault="00B33F08" w:rsidP="00B33F08">
      <w:r w:rsidRPr="00B33F08">
        <w:t xml:space="preserve">            item.getName(),</w:t>
      </w:r>
    </w:p>
    <w:p w14:paraId="3DDB71A2" w14:textId="77777777" w:rsidR="00B33F08" w:rsidRPr="00B33F08" w:rsidRDefault="00B33F08" w:rsidP="00B33F08">
      <w:r w:rsidRPr="00B33F08">
        <w:t xml:space="preserve">            getLastPurchaseRate(item.getId()),</w:t>
      </w:r>
    </w:p>
    <w:p w14:paraId="26A31E68" w14:textId="77777777" w:rsidR="00B33F08" w:rsidRPr="00B33F08" w:rsidRDefault="00B33F08" w:rsidP="00B33F08">
      <w:r w:rsidRPr="00B33F08">
        <w:t xml:space="preserve">            getLastVendor(item.getId())</w:t>
      </w:r>
    </w:p>
    <w:p w14:paraId="5AD24B5B" w14:textId="77777777" w:rsidR="00B33F08" w:rsidRPr="00B33F08" w:rsidRDefault="00B33F08" w:rsidP="00B33F08">
      <w:r w:rsidRPr="00B33F08">
        <w:t xml:space="preserve">        ))</w:t>
      </w:r>
    </w:p>
    <w:p w14:paraId="50A1B827" w14:textId="77777777" w:rsidR="00B33F08" w:rsidRPr="00B33F08" w:rsidRDefault="00B33F08" w:rsidP="00B33F08">
      <w:r w:rsidRPr="00B33F08">
        <w:t xml:space="preserve">        .collect(Collectors.toList());</w:t>
      </w:r>
    </w:p>
    <w:p w14:paraId="67227EB1" w14:textId="77777777" w:rsidR="00B33F08" w:rsidRPr="00B33F08" w:rsidRDefault="00B33F08" w:rsidP="00B33F08">
      <w:r w:rsidRPr="00B33F08">
        <w:t>}</w:t>
      </w:r>
    </w:p>
    <w:p w14:paraId="316333EE" w14:textId="77777777" w:rsidR="00B33F08" w:rsidRPr="00B33F08" w:rsidRDefault="00B33F08" w:rsidP="00B33F08">
      <w:r w:rsidRPr="00B33F08">
        <w:rPr>
          <w:b/>
          <w:bCs/>
        </w:rPr>
        <w:t>Step 2.4: Admin Sends for SA Approval</w:t>
      </w:r>
    </w:p>
    <w:p w14:paraId="45CBECF4" w14:textId="77777777" w:rsidR="00B33F08" w:rsidRPr="00B33F08" w:rsidRDefault="00B33F08" w:rsidP="00B33F08">
      <w:r w:rsidRPr="00B33F08">
        <w:t>java</w:t>
      </w:r>
    </w:p>
    <w:p w14:paraId="3B4E2F06" w14:textId="77777777" w:rsidR="00B33F08" w:rsidRPr="00B33F08" w:rsidRDefault="00B33F08" w:rsidP="00B33F08">
      <w:r w:rsidRPr="00B33F08">
        <w:t>@PostMapping("/api/quotations/{id}/submit-for-approval")</w:t>
      </w:r>
    </w:p>
    <w:p w14:paraId="416EBF9D" w14:textId="77777777" w:rsidR="00B33F08" w:rsidRPr="00B33F08" w:rsidRDefault="00B33F08" w:rsidP="00B33F08">
      <w:r w:rsidRPr="00B33F08">
        <w:lastRenderedPageBreak/>
        <w:t>@PreAuthorize("hasRole('ADMIN')")</w:t>
      </w:r>
    </w:p>
    <w:p w14:paraId="50B9B9FC" w14:textId="77777777" w:rsidR="00B33F08" w:rsidRPr="00B33F08" w:rsidRDefault="00B33F08" w:rsidP="00B33F08">
      <w:r w:rsidRPr="00B33F08">
        <w:t>public ResponseEntity&lt;?&gt; submitForApproval(@PathVariable Long id) {</w:t>
      </w:r>
    </w:p>
    <w:p w14:paraId="0020CB1F" w14:textId="77777777" w:rsidR="00B33F08" w:rsidRPr="00B33F08" w:rsidRDefault="00B33F08" w:rsidP="00B33F08">
      <w:r w:rsidRPr="00B33F08">
        <w:t xml:space="preserve">    Quotation quotation = quotationRepo.findById(id).orElseThrow();</w:t>
      </w:r>
    </w:p>
    <w:p w14:paraId="051D1E2F" w14:textId="77777777" w:rsidR="00B33F08" w:rsidRPr="00B33F08" w:rsidRDefault="00B33F08" w:rsidP="00B33F08">
      <w:r w:rsidRPr="00B33F08">
        <w:t xml:space="preserve">    quotation.setStatus("PENDING_SA_APPROVAL");</w:t>
      </w:r>
    </w:p>
    <w:p w14:paraId="491BB436" w14:textId="77777777" w:rsidR="00B33F08" w:rsidRPr="00B33F08" w:rsidRDefault="00B33F08" w:rsidP="00B33F08">
      <w:r w:rsidRPr="00B33F08">
        <w:t xml:space="preserve">    quotationRepo.save(quotation);</w:t>
      </w:r>
    </w:p>
    <w:p w14:paraId="46DD5A3D" w14:textId="77777777" w:rsidR="00B33F08" w:rsidRPr="00B33F08" w:rsidRDefault="00B33F08" w:rsidP="00B33F08">
      <w:r w:rsidRPr="00B33F08">
        <w:t xml:space="preserve">    </w:t>
      </w:r>
    </w:p>
    <w:p w14:paraId="34DBA8F5" w14:textId="77777777" w:rsidR="00B33F08" w:rsidRPr="00B33F08" w:rsidRDefault="00B33F08" w:rsidP="00B33F08">
      <w:r w:rsidRPr="00B33F08">
        <w:t xml:space="preserve">    // Log admin action</w:t>
      </w:r>
    </w:p>
    <w:p w14:paraId="69ED8DD4" w14:textId="77777777" w:rsidR="00B33F08" w:rsidRPr="00B33F08" w:rsidRDefault="00B33F08" w:rsidP="00B33F08">
      <w:r w:rsidRPr="00B33F08">
        <w:t xml:space="preserve">    AdminActionLog log = new AdminActionLog();</w:t>
      </w:r>
    </w:p>
    <w:p w14:paraId="5966DB26" w14:textId="77777777" w:rsidR="00B33F08" w:rsidRPr="00B33F08" w:rsidRDefault="00B33F08" w:rsidP="00B33F08">
      <w:r w:rsidRPr="00B33F08">
        <w:t xml:space="preserve">    log.setActionType("QUOTATION_PREPARED");</w:t>
      </w:r>
    </w:p>
    <w:p w14:paraId="59F2388A" w14:textId="77777777" w:rsidR="00B33F08" w:rsidRPr="00B33F08" w:rsidRDefault="00B33F08" w:rsidP="00B33F08">
      <w:r w:rsidRPr="00B33F08">
        <w:t xml:space="preserve">    log.setRequestId(quotation.getRequest().getId());</w:t>
      </w:r>
    </w:p>
    <w:p w14:paraId="3C6FEA03" w14:textId="77777777" w:rsidR="00B33F08" w:rsidRPr="00B33F08" w:rsidRDefault="00B33F08" w:rsidP="00B33F08">
      <w:r w:rsidRPr="00B33F08">
        <w:t xml:space="preserve">    log.setPerformedByAdminId(getCurrentUser().getId());</w:t>
      </w:r>
    </w:p>
    <w:p w14:paraId="2C7153CD" w14:textId="77777777" w:rsidR="00B33F08" w:rsidRPr="00B33F08" w:rsidRDefault="00B33F08" w:rsidP="00B33F08">
      <w:r w:rsidRPr="00B33F08">
        <w:t xml:space="preserve">    log.setStatus("PENDING_SA_APPROVAL");</w:t>
      </w:r>
    </w:p>
    <w:p w14:paraId="12A8A9BB" w14:textId="77777777" w:rsidR="00B33F08" w:rsidRPr="00B33F08" w:rsidRDefault="00B33F08" w:rsidP="00B33F08">
      <w:r w:rsidRPr="00B33F08">
        <w:t xml:space="preserve">    adminActionLogRepo.save(log);</w:t>
      </w:r>
    </w:p>
    <w:p w14:paraId="6B841EA2" w14:textId="77777777" w:rsidR="00B33F08" w:rsidRPr="00B33F08" w:rsidRDefault="00B33F08" w:rsidP="00B33F08">
      <w:r w:rsidRPr="00B33F08">
        <w:t xml:space="preserve">    </w:t>
      </w:r>
    </w:p>
    <w:p w14:paraId="4698136E" w14:textId="77777777" w:rsidR="00B33F08" w:rsidRPr="00B33F08" w:rsidRDefault="00B33F08" w:rsidP="00B33F08">
      <w:r w:rsidRPr="00B33F08">
        <w:t xml:space="preserve">    // Notify SA</w:t>
      </w:r>
    </w:p>
    <w:p w14:paraId="532E3010" w14:textId="77777777" w:rsidR="00B33F08" w:rsidRPr="00B33F08" w:rsidRDefault="00B33F08" w:rsidP="00B33F08">
      <w:r w:rsidRPr="00B33F08">
        <w:t xml:space="preserve">    emailService.sendAsync(</w:t>
      </w:r>
    </w:p>
    <w:p w14:paraId="2DF6AC22" w14:textId="77777777" w:rsidR="00B33F08" w:rsidRPr="00B33F08" w:rsidRDefault="00B33F08" w:rsidP="00B33F08">
      <w:r w:rsidRPr="00B33F08">
        <w:t xml:space="preserve">        getSuperAdminEmail(),</w:t>
      </w:r>
    </w:p>
    <w:p w14:paraId="6B36516A" w14:textId="77777777" w:rsidR="00B33F08" w:rsidRPr="00B33F08" w:rsidRDefault="00B33F08" w:rsidP="00B33F08">
      <w:r w:rsidRPr="00B33F08">
        <w:t xml:space="preserve">        "Quotation Approval Required: " + quotation.getRequest().getRequestNumber(),</w:t>
      </w:r>
    </w:p>
    <w:p w14:paraId="1DDE5123" w14:textId="77777777" w:rsidR="00B33F08" w:rsidRPr="00B33F08" w:rsidRDefault="00B33F08" w:rsidP="00B33F08">
      <w:r w:rsidRPr="00B33F08">
        <w:t xml:space="preserve">        "Admin has prepared a quotation. Please review and approve."</w:t>
      </w:r>
    </w:p>
    <w:p w14:paraId="74DB687B" w14:textId="77777777" w:rsidR="00B33F08" w:rsidRPr="00B33F08" w:rsidRDefault="00B33F08" w:rsidP="00B33F08">
      <w:r w:rsidRPr="00B33F08">
        <w:t xml:space="preserve">    );</w:t>
      </w:r>
    </w:p>
    <w:p w14:paraId="20441C70" w14:textId="77777777" w:rsidR="00B33F08" w:rsidRPr="00B33F08" w:rsidRDefault="00B33F08" w:rsidP="00B33F08">
      <w:r w:rsidRPr="00B33F08">
        <w:t xml:space="preserve">    </w:t>
      </w:r>
    </w:p>
    <w:p w14:paraId="7003C1F0" w14:textId="77777777" w:rsidR="00B33F08" w:rsidRPr="00B33F08" w:rsidRDefault="00B33F08" w:rsidP="00B33F08">
      <w:r w:rsidRPr="00B33F08">
        <w:t xml:space="preserve">    return ResponseEntity.ok("Sent for SA approval");</w:t>
      </w:r>
    </w:p>
    <w:p w14:paraId="5B33F871" w14:textId="77777777" w:rsidR="00B33F08" w:rsidRPr="00B33F08" w:rsidRDefault="00B33F08" w:rsidP="00B33F08">
      <w:r w:rsidRPr="00B33F08">
        <w:t>}</w:t>
      </w:r>
    </w:p>
    <w:p w14:paraId="73CEE263" w14:textId="77777777" w:rsidR="00B33F08" w:rsidRPr="00B33F08" w:rsidRDefault="00B33F08" w:rsidP="00B33F08">
      <w:r w:rsidRPr="00B33F08">
        <w:t>```</w:t>
      </w:r>
    </w:p>
    <w:p w14:paraId="62CFD9E9" w14:textId="77777777" w:rsidR="00B33F08" w:rsidRPr="00B33F08" w:rsidRDefault="00B33F08" w:rsidP="00B33F08"/>
    <w:p w14:paraId="5AE7B9DA" w14:textId="77777777" w:rsidR="00B33F08" w:rsidRPr="00B33F08" w:rsidRDefault="00B33F08" w:rsidP="00B33F08">
      <w:r w:rsidRPr="00B33F08">
        <w:t>**Step 2.5: SA Reviews &amp; Approves**</w:t>
      </w:r>
    </w:p>
    <w:p w14:paraId="06D1C3DB" w14:textId="77777777" w:rsidR="00B33F08" w:rsidRPr="00B33F08" w:rsidRDefault="00B33F08" w:rsidP="00B33F08"/>
    <w:p w14:paraId="38534C00" w14:textId="77777777" w:rsidR="00B33F08" w:rsidRPr="00B33F08" w:rsidRDefault="00B33F08" w:rsidP="00B33F08">
      <w:r w:rsidRPr="00B33F08">
        <w:t>**SA Dashboard - "Pending Approvals" Tab:**</w:t>
      </w:r>
    </w:p>
    <w:p w14:paraId="6E97729D" w14:textId="77777777" w:rsidR="00B33F08" w:rsidRPr="00B33F08" w:rsidRDefault="00B33F08" w:rsidP="00B33F08">
      <w:r w:rsidRPr="00B33F08">
        <w:lastRenderedPageBreak/>
        <w:t>```</w:t>
      </w:r>
    </w:p>
    <w:p w14:paraId="4314F057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1555047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ADMIN ACTIONS AWAITING YOUR APPROVAL (2)                  </w:t>
      </w:r>
      <w:r w:rsidRPr="00B33F08">
        <w:rPr>
          <w:rFonts w:ascii="Arial" w:hAnsi="Arial" w:cs="Arial"/>
        </w:rPr>
        <w:t>║</w:t>
      </w:r>
    </w:p>
    <w:p w14:paraId="7998E7F3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7A07413F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Action: Quotation Prepared                                </w:t>
      </w:r>
      <w:r w:rsidRPr="00B33F08">
        <w:rPr>
          <w:rFonts w:ascii="Arial" w:hAnsi="Arial" w:cs="Arial"/>
        </w:rPr>
        <w:t>║</w:t>
      </w:r>
    </w:p>
    <w:p w14:paraId="035F045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Request: REQ-CARP-2025-0042 (</w:t>
      </w:r>
      <w:r w:rsidRPr="00B33F08">
        <w:rPr>
          <w:rFonts w:ascii="Segoe UI Emoji" w:hAnsi="Segoe UI Emoji" w:cs="Segoe UI Emoji"/>
        </w:rPr>
        <w:t>⚡</w:t>
      </w:r>
      <w:r w:rsidRPr="00B33F08">
        <w:t xml:space="preserve"> URGENT)                    </w:t>
      </w:r>
      <w:r w:rsidRPr="00B33F08">
        <w:rPr>
          <w:rFonts w:ascii="Arial" w:hAnsi="Arial" w:cs="Arial"/>
        </w:rPr>
        <w:t>║</w:t>
      </w:r>
    </w:p>
    <w:p w14:paraId="6F36AAE9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Admin: Ramesh Kumar                                        </w:t>
      </w:r>
      <w:r w:rsidRPr="00B33F08">
        <w:rPr>
          <w:rFonts w:ascii="Arial" w:hAnsi="Arial" w:cs="Arial"/>
        </w:rPr>
        <w:t>║</w:t>
      </w:r>
    </w:p>
    <w:p w14:paraId="1F47B205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Submitted: 30 minutes ago                                  </w:t>
      </w:r>
      <w:r w:rsidRPr="00B33F08">
        <w:rPr>
          <w:rFonts w:ascii="Arial" w:hAnsi="Arial" w:cs="Arial"/>
        </w:rPr>
        <w:t>║</w:t>
      </w:r>
    </w:p>
    <w:p w14:paraId="1C852995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3B9902B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Quotation Summary:                                         </w:t>
      </w:r>
      <w:r w:rsidRPr="00B33F08">
        <w:rPr>
          <w:rFonts w:ascii="Arial" w:hAnsi="Arial" w:cs="Arial"/>
        </w:rPr>
        <w:t>║</w:t>
      </w:r>
    </w:p>
    <w:p w14:paraId="7809C1D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Calibri" w:hAnsi="Calibri" w:cs="Calibri"/>
        </w:rPr>
        <w:t>•</w:t>
      </w:r>
      <w:r w:rsidRPr="00B33F08">
        <w:t xml:space="preserve"> Ply 8mm - 4 sqft @ ₹150 = ₹600                          </w:t>
      </w:r>
      <w:r w:rsidRPr="00B33F08">
        <w:rPr>
          <w:rFonts w:ascii="Arial" w:hAnsi="Arial" w:cs="Arial"/>
        </w:rPr>
        <w:t>║</w:t>
      </w:r>
    </w:p>
    <w:p w14:paraId="295DC75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Calibri" w:hAnsi="Calibri" w:cs="Calibri"/>
        </w:rPr>
        <w:t>•</w:t>
      </w:r>
      <w:r w:rsidRPr="00B33F08">
        <w:t xml:space="preserve"> Sunmica - 2 sheets @ ₹400 = ₹800                        </w:t>
      </w:r>
      <w:r w:rsidRPr="00B33F08">
        <w:rPr>
          <w:rFonts w:ascii="Arial" w:hAnsi="Arial" w:cs="Arial"/>
        </w:rPr>
        <w:t>║</w:t>
      </w:r>
    </w:p>
    <w:p w14:paraId="0DB45E7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Calibri" w:hAnsi="Calibri" w:cs="Calibri"/>
        </w:rPr>
        <w:t>•</w:t>
      </w:r>
      <w:r w:rsidRPr="00B33F08">
        <w:t xml:space="preserve"> Labor - 1 job @ ₹2000 = ₹2000                           </w:t>
      </w:r>
      <w:r w:rsidRPr="00B33F08">
        <w:rPr>
          <w:rFonts w:ascii="Arial" w:hAnsi="Arial" w:cs="Arial"/>
        </w:rPr>
        <w:t>║</w:t>
      </w:r>
    </w:p>
    <w:p w14:paraId="5B98041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Total: ₹3400 | Est. Days: 5                               </w:t>
      </w:r>
      <w:r w:rsidRPr="00B33F08">
        <w:rPr>
          <w:rFonts w:ascii="Arial" w:hAnsi="Arial" w:cs="Arial"/>
        </w:rPr>
        <w:t>║</w:t>
      </w:r>
    </w:p>
    <w:p w14:paraId="71E1EDE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037080F3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[View Details] [</w:t>
      </w:r>
      <w:r w:rsidRPr="00B33F08">
        <w:rPr>
          <w:rFonts w:ascii="Segoe UI Symbol" w:hAnsi="Segoe UI Symbol" w:cs="Segoe UI Symbol"/>
        </w:rPr>
        <w:t>✓</w:t>
      </w:r>
      <w:r w:rsidRPr="00B33F08">
        <w:t xml:space="preserve"> Approve &amp; Send] [</w:t>
      </w:r>
      <w:r w:rsidRPr="00B33F08">
        <w:rPr>
          <w:rFonts w:ascii="Segoe UI Symbol" w:hAnsi="Segoe UI Symbol" w:cs="Segoe UI Symbol"/>
        </w:rPr>
        <w:t>✗</w:t>
      </w:r>
      <w:r w:rsidRPr="00B33F08">
        <w:t xml:space="preserve"> Reject] [</w:t>
      </w:r>
      <w:r w:rsidRPr="00B33F08">
        <w:rPr>
          <w:rFonts w:ascii="Segoe UI Emoji" w:hAnsi="Segoe UI Emoji" w:cs="Segoe UI Emoji"/>
        </w:rPr>
        <w:t>📝</w:t>
      </w:r>
      <w:r w:rsidRPr="00B33F08">
        <w:t xml:space="preserve"> Modify] </w:t>
      </w:r>
      <w:r w:rsidRPr="00B33F08">
        <w:rPr>
          <w:rFonts w:ascii="Arial" w:hAnsi="Arial" w:cs="Arial"/>
        </w:rPr>
        <w:t>║</w:t>
      </w:r>
    </w:p>
    <w:p w14:paraId="0E0FAF71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0ACA2845" w14:textId="77777777" w:rsidR="00B33F08" w:rsidRPr="00B33F08" w:rsidRDefault="00B33F08" w:rsidP="00B33F08">
      <w:r w:rsidRPr="00B33F08">
        <w:rPr>
          <w:b/>
          <w:bCs/>
        </w:rPr>
        <w:t>SA Approves:</w:t>
      </w:r>
    </w:p>
    <w:p w14:paraId="0877849C" w14:textId="77777777" w:rsidR="00B33F08" w:rsidRPr="00B33F08" w:rsidRDefault="00B33F08" w:rsidP="00B33F08">
      <w:r w:rsidRPr="00B33F08">
        <w:t>java</w:t>
      </w:r>
    </w:p>
    <w:p w14:paraId="6C270838" w14:textId="77777777" w:rsidR="00B33F08" w:rsidRPr="00B33F08" w:rsidRDefault="00B33F08" w:rsidP="00B33F08">
      <w:r w:rsidRPr="00B33F08">
        <w:t>@PostMapping("/api/quotations/{id}/approve-and-send")</w:t>
      </w:r>
    </w:p>
    <w:p w14:paraId="30734B59" w14:textId="77777777" w:rsidR="00B33F08" w:rsidRPr="00B33F08" w:rsidRDefault="00B33F08" w:rsidP="00B33F08">
      <w:r w:rsidRPr="00B33F08">
        <w:t>@PreAuthorize("hasRole('SUPER_ADMIN')")</w:t>
      </w:r>
    </w:p>
    <w:p w14:paraId="521E6AAD" w14:textId="77777777" w:rsidR="00B33F08" w:rsidRPr="00B33F08" w:rsidRDefault="00B33F08" w:rsidP="00B33F08">
      <w:r w:rsidRPr="00B33F08">
        <w:t>public ResponseEntity&lt;?&gt; approveAndSend(@PathVariable Long id) {</w:t>
      </w:r>
    </w:p>
    <w:p w14:paraId="73EF446A" w14:textId="77777777" w:rsidR="00B33F08" w:rsidRPr="00B33F08" w:rsidRDefault="00B33F08" w:rsidP="00B33F08">
      <w:r w:rsidRPr="00B33F08">
        <w:t xml:space="preserve">    Quotation quotation = quotationRepo.findById(id).orElseThrow();</w:t>
      </w:r>
    </w:p>
    <w:p w14:paraId="3D2080FB" w14:textId="77777777" w:rsidR="00B33F08" w:rsidRPr="00B33F08" w:rsidRDefault="00B33F08" w:rsidP="00B33F08">
      <w:r w:rsidRPr="00B33F08">
        <w:t xml:space="preserve">    Request request = quotation.getRequest();</w:t>
      </w:r>
    </w:p>
    <w:p w14:paraId="2300FB5F" w14:textId="77777777" w:rsidR="00B33F08" w:rsidRPr="00B33F08" w:rsidRDefault="00B33F08" w:rsidP="00B33F08">
      <w:r w:rsidRPr="00B33F08">
        <w:t xml:space="preserve">    </w:t>
      </w:r>
    </w:p>
    <w:p w14:paraId="77B82B59" w14:textId="77777777" w:rsidR="00B33F08" w:rsidRPr="00B33F08" w:rsidRDefault="00B33F08" w:rsidP="00B33F08">
      <w:r w:rsidRPr="00B33F08">
        <w:t xml:space="preserve">    // Update quotation</w:t>
      </w:r>
    </w:p>
    <w:p w14:paraId="6F63EC3E" w14:textId="77777777" w:rsidR="00B33F08" w:rsidRPr="00B33F08" w:rsidRDefault="00B33F08" w:rsidP="00B33F08">
      <w:r w:rsidRPr="00B33F08">
        <w:lastRenderedPageBreak/>
        <w:t xml:space="preserve">    quotation.setStatus("SENT");</w:t>
      </w:r>
    </w:p>
    <w:p w14:paraId="676AEA8D" w14:textId="77777777" w:rsidR="00B33F08" w:rsidRPr="00B33F08" w:rsidRDefault="00B33F08" w:rsidP="00B33F08">
      <w:r w:rsidRPr="00B33F08">
        <w:t xml:space="preserve">    quotation.setApprovedBySaId(getCurrentUser().getId());</w:t>
      </w:r>
    </w:p>
    <w:p w14:paraId="0BB50FF2" w14:textId="77777777" w:rsidR="00B33F08" w:rsidRPr="00B33F08" w:rsidRDefault="00B33F08" w:rsidP="00B33F08">
      <w:r w:rsidRPr="00B33F08">
        <w:t xml:space="preserve">    quotation.setSentAt(LocalDateTime.now());</w:t>
      </w:r>
    </w:p>
    <w:p w14:paraId="3C317FE5" w14:textId="77777777" w:rsidR="00B33F08" w:rsidRPr="00B33F08" w:rsidRDefault="00B33F08" w:rsidP="00B33F08">
      <w:r w:rsidRPr="00B33F08">
        <w:t xml:space="preserve">    quotationRepo.save(quotation);</w:t>
      </w:r>
    </w:p>
    <w:p w14:paraId="52044AE2" w14:textId="77777777" w:rsidR="00B33F08" w:rsidRPr="00B33F08" w:rsidRDefault="00B33F08" w:rsidP="00B33F08">
      <w:r w:rsidRPr="00B33F08">
        <w:t xml:space="preserve">    </w:t>
      </w:r>
    </w:p>
    <w:p w14:paraId="09B9A003" w14:textId="77777777" w:rsidR="00B33F08" w:rsidRPr="00B33F08" w:rsidRDefault="00B33F08" w:rsidP="00B33F08">
      <w:r w:rsidRPr="00B33F08">
        <w:t xml:space="preserve">    // Update request status</w:t>
      </w:r>
    </w:p>
    <w:p w14:paraId="313C59C0" w14:textId="77777777" w:rsidR="00B33F08" w:rsidRPr="00B33F08" w:rsidRDefault="00B33F08" w:rsidP="00B33F08">
      <w:r w:rsidRPr="00B33F08">
        <w:t xml:space="preserve">    request.setStatus("QUOTATION_SENT");</w:t>
      </w:r>
    </w:p>
    <w:p w14:paraId="734BD93D" w14:textId="77777777" w:rsidR="00B33F08" w:rsidRPr="00B33F08" w:rsidRDefault="00B33F08" w:rsidP="00B33F08">
      <w:r w:rsidRPr="00B33F08">
        <w:t xml:space="preserve">    requestRepo.save(request);</w:t>
      </w:r>
    </w:p>
    <w:p w14:paraId="3FD9E5BB" w14:textId="77777777" w:rsidR="00B33F08" w:rsidRPr="00B33F08" w:rsidRDefault="00B33F08" w:rsidP="00B33F08">
      <w:r w:rsidRPr="00B33F08">
        <w:t xml:space="preserve">    </w:t>
      </w:r>
    </w:p>
    <w:p w14:paraId="254F186B" w14:textId="77777777" w:rsidR="00B33F08" w:rsidRPr="00B33F08" w:rsidRDefault="00B33F08" w:rsidP="00B33F08">
      <w:r w:rsidRPr="00B33F08">
        <w:t xml:space="preserve">    // Update admin action log</w:t>
      </w:r>
    </w:p>
    <w:p w14:paraId="66688069" w14:textId="77777777" w:rsidR="00B33F08" w:rsidRPr="00B33F08" w:rsidRDefault="00B33F08" w:rsidP="00B33F08">
      <w:r w:rsidRPr="00B33F08">
        <w:t xml:space="preserve">    adminActionLogRepo.updateStatus(request.getId(), "QUOTATION_PREPARED", "APPROVED");</w:t>
      </w:r>
    </w:p>
    <w:p w14:paraId="5213172E" w14:textId="77777777" w:rsidR="00B33F08" w:rsidRPr="00B33F08" w:rsidRDefault="00B33F08" w:rsidP="00B33F08">
      <w:r w:rsidRPr="00B33F08">
        <w:t xml:space="preserve">    </w:t>
      </w:r>
    </w:p>
    <w:p w14:paraId="416D3426" w14:textId="77777777" w:rsidR="00B33F08" w:rsidRPr="00B33F08" w:rsidRDefault="00B33F08" w:rsidP="00B33F08">
      <w:r w:rsidRPr="00B33F08">
        <w:t xml:space="preserve">    // Generate PDF</w:t>
      </w:r>
    </w:p>
    <w:p w14:paraId="157679FD" w14:textId="77777777" w:rsidR="00B33F08" w:rsidRPr="00B33F08" w:rsidRDefault="00B33F08" w:rsidP="00B33F08">
      <w:r w:rsidRPr="00B33F08">
        <w:t xml:space="preserve">    byte[] pdf = pdfService.generateQuotationPDF(quotation);</w:t>
      </w:r>
    </w:p>
    <w:p w14:paraId="7D328CC3" w14:textId="77777777" w:rsidR="00B33F08" w:rsidRPr="00B33F08" w:rsidRDefault="00B33F08" w:rsidP="00B33F08">
      <w:r w:rsidRPr="00B33F08">
        <w:t xml:space="preserve">    String pdfUrl = supabaseService.uploadPDF(pdf, "quotation_" + request.getRequestNumber() + ".pdf");</w:t>
      </w:r>
    </w:p>
    <w:p w14:paraId="174F1B57" w14:textId="77777777" w:rsidR="00B33F08" w:rsidRPr="00B33F08" w:rsidRDefault="00B33F08" w:rsidP="00B33F08">
      <w:r w:rsidRPr="00B33F08">
        <w:t xml:space="preserve">    </w:t>
      </w:r>
    </w:p>
    <w:p w14:paraId="50D88DE1" w14:textId="77777777" w:rsidR="00B33F08" w:rsidRPr="00B33F08" w:rsidRDefault="00B33F08" w:rsidP="00B33F08">
      <w:r w:rsidRPr="00B33F08">
        <w:t xml:space="preserve">    // Send to requester</w:t>
      </w:r>
    </w:p>
    <w:p w14:paraId="1EC7D033" w14:textId="77777777" w:rsidR="00B33F08" w:rsidRPr="00B33F08" w:rsidRDefault="00B33F08" w:rsidP="00B33F08">
      <w:r w:rsidRPr="00B33F08">
        <w:t xml:space="preserve">    emailService.sendAsync(</w:t>
      </w:r>
    </w:p>
    <w:p w14:paraId="728AF7BC" w14:textId="77777777" w:rsidR="00B33F08" w:rsidRPr="00B33F08" w:rsidRDefault="00B33F08" w:rsidP="00B33F08">
      <w:r w:rsidRPr="00B33F08">
        <w:t xml:space="preserve">        request.getRequester().getEmail(),</w:t>
      </w:r>
    </w:p>
    <w:p w14:paraId="584EE4E0" w14:textId="77777777" w:rsidR="00B33F08" w:rsidRPr="00B33F08" w:rsidRDefault="00B33F08" w:rsidP="00B33F08">
      <w:r w:rsidRPr="00B33F08">
        <w:t xml:space="preserve">        "Quotation Ready: " + request.getRequestNumber(),</w:t>
      </w:r>
    </w:p>
    <w:p w14:paraId="65AF4FB2" w14:textId="77777777" w:rsidR="00B33F08" w:rsidRPr="00B33F08" w:rsidRDefault="00B33F08" w:rsidP="00B33F08">
      <w:r w:rsidRPr="00B33F08">
        <w:t xml:space="preserve">        buildQuotationEmail(quotation, pdfUrl)</w:t>
      </w:r>
    </w:p>
    <w:p w14:paraId="11915634" w14:textId="77777777" w:rsidR="00B33F08" w:rsidRPr="00B33F08" w:rsidRDefault="00B33F08" w:rsidP="00B33F08">
      <w:r w:rsidRPr="00B33F08">
        <w:t xml:space="preserve">    );</w:t>
      </w:r>
    </w:p>
    <w:p w14:paraId="0FA4CA02" w14:textId="77777777" w:rsidR="00B33F08" w:rsidRPr="00B33F08" w:rsidRDefault="00B33F08" w:rsidP="00B33F08">
      <w:r w:rsidRPr="00B33F08">
        <w:t xml:space="preserve">    </w:t>
      </w:r>
    </w:p>
    <w:p w14:paraId="3FE65C49" w14:textId="77777777" w:rsidR="00B33F08" w:rsidRPr="00B33F08" w:rsidRDefault="00B33F08" w:rsidP="00B33F08">
      <w:r w:rsidRPr="00B33F08">
        <w:t xml:space="preserve">    // Set response deadline</w:t>
      </w:r>
    </w:p>
    <w:p w14:paraId="036F20C9" w14:textId="77777777" w:rsidR="00B33F08" w:rsidRPr="00B33F08" w:rsidRDefault="00B33F08" w:rsidP="00B33F08">
      <w:r w:rsidRPr="00B33F08">
        <w:t xml:space="preserve">    request.setQuotationResponseDeadline(LocalDateTime.now().plusDays(2));</w:t>
      </w:r>
    </w:p>
    <w:p w14:paraId="59495E57" w14:textId="77777777" w:rsidR="00B33F08" w:rsidRPr="00B33F08" w:rsidRDefault="00B33F08" w:rsidP="00B33F08">
      <w:r w:rsidRPr="00B33F08">
        <w:t xml:space="preserve">    requestRepo.save(request);</w:t>
      </w:r>
    </w:p>
    <w:p w14:paraId="6EB50698" w14:textId="77777777" w:rsidR="00B33F08" w:rsidRPr="00B33F08" w:rsidRDefault="00B33F08" w:rsidP="00B33F08">
      <w:r w:rsidRPr="00B33F08">
        <w:t xml:space="preserve">    </w:t>
      </w:r>
    </w:p>
    <w:p w14:paraId="31CAF100" w14:textId="77777777" w:rsidR="00B33F08" w:rsidRPr="00B33F08" w:rsidRDefault="00B33F08" w:rsidP="00B33F08">
      <w:r w:rsidRPr="00B33F08">
        <w:lastRenderedPageBreak/>
        <w:t xml:space="preserve">    return ResponseEntity.ok("Quotation approved and sent");</w:t>
      </w:r>
    </w:p>
    <w:p w14:paraId="518C6989" w14:textId="77777777" w:rsidR="00B33F08" w:rsidRPr="00B33F08" w:rsidRDefault="00B33F08" w:rsidP="00B33F08">
      <w:r w:rsidRPr="00B33F08">
        <w:t>}</w:t>
      </w:r>
    </w:p>
    <w:p w14:paraId="12B99320" w14:textId="77777777" w:rsidR="00B33F08" w:rsidRPr="00B33F08" w:rsidRDefault="00B33F08" w:rsidP="00B33F08">
      <w:r w:rsidRPr="00B33F08">
        <w:t>```</w:t>
      </w:r>
    </w:p>
    <w:p w14:paraId="744DEABE" w14:textId="77777777" w:rsidR="00B33F08" w:rsidRPr="00B33F08" w:rsidRDefault="00B33F08" w:rsidP="00B33F08"/>
    <w:p w14:paraId="6C337D19" w14:textId="77777777" w:rsidR="00B33F08" w:rsidRPr="00B33F08" w:rsidRDefault="00B33F08" w:rsidP="00B33F08">
      <w:r w:rsidRPr="00B33F08">
        <w:t>---</w:t>
      </w:r>
    </w:p>
    <w:p w14:paraId="0E530E83" w14:textId="77777777" w:rsidR="00B33F08" w:rsidRPr="00B33F08" w:rsidRDefault="00B33F08" w:rsidP="00B33F08"/>
    <w:p w14:paraId="46B8A8AC" w14:textId="31186B2C" w:rsidR="00B33F08" w:rsidRPr="0079334C" w:rsidRDefault="00B33F08" w:rsidP="00B33F08">
      <w:pPr>
        <w:rPr>
          <w:b/>
          <w:bCs/>
          <w:color w:val="EE0000"/>
        </w:rPr>
      </w:pPr>
      <w:r w:rsidRPr="0079334C">
        <w:rPr>
          <w:b/>
          <w:bCs/>
          <w:color w:val="EE0000"/>
        </w:rPr>
        <w:t>PHASE 3: Quotation Review &amp; Negotiation</w:t>
      </w:r>
    </w:p>
    <w:p w14:paraId="352BB12A" w14:textId="77777777" w:rsidR="00B33F08" w:rsidRPr="00B33F08" w:rsidRDefault="00B33F08" w:rsidP="00B33F08">
      <w:r w:rsidRPr="00B33F08">
        <w:t>**Step 3.1: Requester Receives Email**</w:t>
      </w:r>
    </w:p>
    <w:p w14:paraId="68387A90" w14:textId="77777777" w:rsidR="00B33F08" w:rsidRPr="00B33F08" w:rsidRDefault="00B33F08" w:rsidP="00B33F08">
      <w:r w:rsidRPr="00B33F08">
        <w:t>```</w:t>
      </w:r>
    </w:p>
    <w:p w14:paraId="59C2CC24" w14:textId="77777777" w:rsidR="00B33F08" w:rsidRPr="00B33F08" w:rsidRDefault="00B33F08" w:rsidP="00B33F08">
      <w:r w:rsidRPr="00B33F08">
        <w:t xml:space="preserve">Subject: </w:t>
      </w:r>
      <w:r w:rsidRPr="00B33F08">
        <w:rPr>
          <w:rFonts w:ascii="Segoe UI Emoji" w:hAnsi="Segoe UI Emoji" w:cs="Segoe UI Emoji"/>
        </w:rPr>
        <w:t>📋</w:t>
      </w:r>
      <w:r w:rsidRPr="00B33F08">
        <w:t xml:space="preserve"> Quotation Ready - Request #REQ-CARP-2025-0042</w:t>
      </w:r>
    </w:p>
    <w:p w14:paraId="211E5526" w14:textId="77777777" w:rsidR="00B33F08" w:rsidRPr="00B33F08" w:rsidRDefault="00B33F08" w:rsidP="00B33F08"/>
    <w:p w14:paraId="23B56501" w14:textId="77777777" w:rsidR="00B33F08" w:rsidRPr="00B33F08" w:rsidRDefault="00B33F08" w:rsidP="00B33F08">
      <w:r w:rsidRPr="00B33F08">
        <w:t>Dear John Doe,</w:t>
      </w:r>
    </w:p>
    <w:p w14:paraId="00F094CF" w14:textId="77777777" w:rsidR="00B33F08" w:rsidRPr="00B33F08" w:rsidRDefault="00B33F08" w:rsidP="00B33F08"/>
    <w:p w14:paraId="28897A94" w14:textId="77777777" w:rsidR="00B33F08" w:rsidRPr="00B33F08" w:rsidRDefault="00B33F08" w:rsidP="00B33F08">
      <w:r w:rsidRPr="00B33F08">
        <w:t>Your quotation is ready for review.</w:t>
      </w:r>
    </w:p>
    <w:p w14:paraId="3D304E24" w14:textId="77777777" w:rsidR="00B33F08" w:rsidRPr="00B33F08" w:rsidRDefault="00B33F08" w:rsidP="00B33F08"/>
    <w:p w14:paraId="0132A046" w14:textId="77777777" w:rsidR="00B33F08" w:rsidRPr="00B33F08" w:rsidRDefault="00B33F08" w:rsidP="00B33F08">
      <w:r w:rsidRPr="00B33F08">
        <w:t>Request: Wooden table with 3 drawers</w:t>
      </w:r>
    </w:p>
    <w:p w14:paraId="0E3B497E" w14:textId="77777777" w:rsidR="00B33F08" w:rsidRPr="00B33F08" w:rsidRDefault="00B33F08" w:rsidP="00B33F08">
      <w:r w:rsidRPr="00B33F08">
        <w:t>Total Estimated Cost: ₹3,400</w:t>
      </w:r>
    </w:p>
    <w:p w14:paraId="137F12C3" w14:textId="77777777" w:rsidR="00B33F08" w:rsidRPr="00B33F08" w:rsidRDefault="00B33F08" w:rsidP="00B33F08">
      <w:r w:rsidRPr="00B33F08">
        <w:t>Estimated Completion Time: 5 days</w:t>
      </w:r>
    </w:p>
    <w:p w14:paraId="0CFF735C" w14:textId="77777777" w:rsidR="00B33F08" w:rsidRPr="00B33F08" w:rsidRDefault="00B33F08" w:rsidP="00B33F08"/>
    <w:p w14:paraId="3EF94835" w14:textId="77777777" w:rsidR="00B33F08" w:rsidRPr="00B33F08" w:rsidRDefault="00B33F08" w:rsidP="00B33F08">
      <w:r w:rsidRPr="00B33F08">
        <w:t>Please review the attached detailed quotation and respond within 2 days.</w:t>
      </w:r>
    </w:p>
    <w:p w14:paraId="7C53E8C9" w14:textId="77777777" w:rsidR="00B33F08" w:rsidRPr="00B33F08" w:rsidRDefault="00B33F08" w:rsidP="00B33F08"/>
    <w:p w14:paraId="3A167323" w14:textId="77777777" w:rsidR="00B33F08" w:rsidRPr="00B33F08" w:rsidRDefault="00B33F08" w:rsidP="00B33F08">
      <w:r w:rsidRPr="00B33F08">
        <w:t>[View Quotation] [Approve] [Request Changes]</w:t>
      </w:r>
    </w:p>
    <w:p w14:paraId="0A4BD2F8" w14:textId="77777777" w:rsidR="00B33F08" w:rsidRPr="00B33F08" w:rsidRDefault="00B33F08" w:rsidP="00B33F08">
      <w:r w:rsidRPr="00B33F08">
        <w:t>```</w:t>
      </w:r>
    </w:p>
    <w:p w14:paraId="19E931FD" w14:textId="77777777" w:rsidR="00B33F08" w:rsidRPr="00B33F08" w:rsidRDefault="00B33F08" w:rsidP="00B33F08"/>
    <w:p w14:paraId="222F6BBD" w14:textId="77777777" w:rsidR="00B33F08" w:rsidRPr="00B33F08" w:rsidRDefault="00B33F08" w:rsidP="00B33F08">
      <w:r w:rsidRPr="00B33F08">
        <w:t>**Step 3.2: Requester Dashboard View**</w:t>
      </w:r>
    </w:p>
    <w:p w14:paraId="1044E750" w14:textId="77777777" w:rsidR="00B33F08" w:rsidRPr="00B33F08" w:rsidRDefault="00B33F08" w:rsidP="00B33F08">
      <w:r w:rsidRPr="00B33F08">
        <w:t>```</w:t>
      </w:r>
    </w:p>
    <w:p w14:paraId="3E6A9DA3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1B2E4B30" w14:textId="77777777" w:rsidR="00B33F08" w:rsidRPr="00B33F08" w:rsidRDefault="00B33F08" w:rsidP="00B33F08">
      <w:r w:rsidRPr="00B33F08">
        <w:rPr>
          <w:rFonts w:ascii="Arial" w:hAnsi="Arial" w:cs="Arial"/>
        </w:rPr>
        <w:lastRenderedPageBreak/>
        <w:t>║</w:t>
      </w:r>
      <w:r w:rsidRPr="00B33F08">
        <w:t xml:space="preserve"> REQUEST #REQ-CARP-2025-0042                                </w:t>
      </w:r>
      <w:r w:rsidRPr="00B33F08">
        <w:rPr>
          <w:rFonts w:ascii="Arial" w:hAnsi="Arial" w:cs="Arial"/>
        </w:rPr>
        <w:t>║</w:t>
      </w:r>
    </w:p>
    <w:p w14:paraId="5A07232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Status: </w:t>
      </w:r>
      <w:r w:rsidRPr="00B33F08">
        <w:rPr>
          <w:rFonts w:ascii="Segoe UI Emoji" w:hAnsi="Segoe UI Emoji" w:cs="Segoe UI Emoji"/>
        </w:rPr>
        <w:t>📋</w:t>
      </w:r>
      <w:r w:rsidRPr="00B33F08">
        <w:t xml:space="preserve"> Quotation Received - Review Required            </w:t>
      </w:r>
      <w:r w:rsidRPr="00B33F08">
        <w:rPr>
          <w:rFonts w:ascii="Arial" w:hAnsi="Arial" w:cs="Arial"/>
        </w:rPr>
        <w:t>║</w:t>
      </w:r>
    </w:p>
    <w:p w14:paraId="5EDCDAF9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59C95EB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Item: Wooden table with 3 drawers                         </w:t>
      </w:r>
      <w:r w:rsidRPr="00B33F08">
        <w:rPr>
          <w:rFonts w:ascii="Arial" w:hAnsi="Arial" w:cs="Arial"/>
        </w:rPr>
        <w:t>║</w:t>
      </w:r>
    </w:p>
    <w:p w14:paraId="1D429D25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Service: Carpentry                                         </w:t>
      </w:r>
      <w:r w:rsidRPr="00B33F08">
        <w:rPr>
          <w:rFonts w:ascii="Arial" w:hAnsi="Arial" w:cs="Arial"/>
        </w:rPr>
        <w:t>║</w:t>
      </w:r>
    </w:p>
    <w:p w14:paraId="1F935D0D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Emoji" w:hAnsi="Segoe UI Emoji" w:cs="Segoe UI Emoji"/>
        </w:rPr>
        <w:t>⚡</w:t>
      </w:r>
      <w:r w:rsidRPr="00B33F08">
        <w:t xml:space="preserve"> Marked as Urgent (Approved)                             </w:t>
      </w:r>
      <w:r w:rsidRPr="00B33F08">
        <w:rPr>
          <w:rFonts w:ascii="Arial" w:hAnsi="Arial" w:cs="Arial"/>
        </w:rPr>
        <w:t>║</w:t>
      </w:r>
    </w:p>
    <w:p w14:paraId="73656F9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1576288E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QUOTATION SUMMARY                                          </w:t>
      </w:r>
      <w:r w:rsidRPr="00B33F08">
        <w:rPr>
          <w:rFonts w:ascii="Arial" w:hAnsi="Arial" w:cs="Arial"/>
        </w:rPr>
        <w:t>║</w:t>
      </w:r>
    </w:p>
    <w:p w14:paraId="70FE947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  <w:r w:rsidRPr="00B33F08">
        <w:t xml:space="preserve">  </w:t>
      </w:r>
      <w:r w:rsidRPr="00B33F08">
        <w:rPr>
          <w:rFonts w:ascii="Arial" w:hAnsi="Arial" w:cs="Arial"/>
        </w:rPr>
        <w:t>║</w:t>
      </w:r>
    </w:p>
    <w:p w14:paraId="7191B07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Ply (8mm) - 4 sqft @ ₹150          ₹600                  </w:t>
      </w:r>
      <w:r w:rsidRPr="00B33F08">
        <w:rPr>
          <w:rFonts w:ascii="Arial" w:hAnsi="Arial" w:cs="Arial"/>
        </w:rPr>
        <w:t>║</w:t>
      </w:r>
    </w:p>
    <w:p w14:paraId="7D2C3B37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Sunmica (Premium) - 2 sheets @ ₹400  ₹800                </w:t>
      </w:r>
      <w:r w:rsidRPr="00B33F08">
        <w:rPr>
          <w:rFonts w:ascii="Arial" w:hAnsi="Arial" w:cs="Arial"/>
        </w:rPr>
        <w:t>║</w:t>
      </w:r>
    </w:p>
    <w:p w14:paraId="24E8B9C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Labor Charges - Carpentry work        ₹2,000              </w:t>
      </w:r>
      <w:r w:rsidRPr="00B33F08">
        <w:rPr>
          <w:rFonts w:ascii="Arial" w:hAnsi="Arial" w:cs="Arial"/>
        </w:rPr>
        <w:t>║</w:t>
      </w:r>
    </w:p>
    <w:p w14:paraId="0F2BA019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</w:t>
      </w:r>
      <w:r w:rsidRPr="00B33F08">
        <w:rPr>
          <w:rFonts w:ascii="Calibri" w:hAnsi="Calibri" w:cs="Calibri"/>
        </w:rPr>
        <w:t>─────────</w:t>
      </w:r>
      <w:r w:rsidRPr="00B33F08">
        <w:t xml:space="preserve">            </w:t>
      </w:r>
      <w:r w:rsidRPr="00B33F08">
        <w:rPr>
          <w:rFonts w:ascii="Arial" w:hAnsi="Arial" w:cs="Arial"/>
        </w:rPr>
        <w:t>║</w:t>
      </w:r>
    </w:p>
    <w:p w14:paraId="17A9974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TOTAL COST                            </w:t>
      </w:r>
      <w:r w:rsidRPr="00B33F08">
        <w:rPr>
          <w:rFonts w:ascii="Calibri" w:hAnsi="Calibri" w:cs="Calibri"/>
        </w:rPr>
        <w:t>₹</w:t>
      </w:r>
      <w:r w:rsidRPr="00B33F08">
        <w:t xml:space="preserve">3,400              </w:t>
      </w:r>
      <w:r w:rsidRPr="00B33F08">
        <w:rPr>
          <w:rFonts w:ascii="Arial" w:hAnsi="Arial" w:cs="Arial"/>
        </w:rPr>
        <w:t>║</w:t>
      </w:r>
    </w:p>
    <w:p w14:paraId="601D6179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ESTIMATED TIME                        5 days              </w:t>
      </w:r>
      <w:r w:rsidRPr="00B33F08">
        <w:rPr>
          <w:rFonts w:ascii="Arial" w:hAnsi="Arial" w:cs="Arial"/>
        </w:rPr>
        <w:t>║</w:t>
      </w:r>
    </w:p>
    <w:p w14:paraId="62314143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16A18D2C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Response Deadline: Feb 11, 2025 (1 day remaining)         </w:t>
      </w:r>
      <w:r w:rsidRPr="00B33F08">
        <w:rPr>
          <w:rFonts w:ascii="Arial" w:hAnsi="Arial" w:cs="Arial"/>
        </w:rPr>
        <w:t>║</w:t>
      </w:r>
    </w:p>
    <w:p w14:paraId="4EB17EB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0A561E80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[Download PDF] [</w:t>
      </w:r>
      <w:r w:rsidRPr="00B33F08">
        <w:rPr>
          <w:rFonts w:ascii="Segoe UI Symbol" w:hAnsi="Segoe UI Symbol" w:cs="Segoe UI Symbol"/>
        </w:rPr>
        <w:t>✓</w:t>
      </w:r>
      <w:r w:rsidRPr="00B33F08">
        <w:t xml:space="preserve"> Approve Quotation] [</w:t>
      </w:r>
      <w:r w:rsidRPr="00B33F08">
        <w:rPr>
          <w:rFonts w:ascii="Segoe UI Emoji" w:hAnsi="Segoe UI Emoji" w:cs="Segoe UI Emoji"/>
        </w:rPr>
        <w:t>💬</w:t>
      </w:r>
      <w:r w:rsidRPr="00B33F08">
        <w:t xml:space="preserve"> Request Changes]</w:t>
      </w:r>
      <w:r w:rsidRPr="00B33F08">
        <w:rPr>
          <w:rFonts w:ascii="Arial" w:hAnsi="Arial" w:cs="Arial"/>
        </w:rPr>
        <w:t>║</w:t>
      </w:r>
    </w:p>
    <w:p w14:paraId="24DCD1F1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466EE24B" w14:textId="77777777" w:rsidR="00B33F08" w:rsidRPr="00B33F08" w:rsidRDefault="00B33F08" w:rsidP="00B33F08">
      <w:r w:rsidRPr="00B33F08">
        <w:rPr>
          <w:b/>
          <w:bCs/>
        </w:rPr>
        <w:t>Step 3.3A: Requester Approves</w:t>
      </w:r>
    </w:p>
    <w:p w14:paraId="26EC259F" w14:textId="77777777" w:rsidR="00B33F08" w:rsidRPr="00B33F08" w:rsidRDefault="00B33F08" w:rsidP="00B33F08">
      <w:r w:rsidRPr="00B33F08">
        <w:t>java</w:t>
      </w:r>
    </w:p>
    <w:p w14:paraId="4C6C1E73" w14:textId="77777777" w:rsidR="00B33F08" w:rsidRPr="00B33F08" w:rsidRDefault="00B33F08" w:rsidP="00B33F08">
      <w:r w:rsidRPr="00B33F08">
        <w:t>@PostMapping("/api/quotations/{id}/approve")</w:t>
      </w:r>
    </w:p>
    <w:p w14:paraId="6AD90BE0" w14:textId="77777777" w:rsidR="00B33F08" w:rsidRPr="00B33F08" w:rsidRDefault="00B33F08" w:rsidP="00B33F08">
      <w:r w:rsidRPr="00B33F08">
        <w:t>@PreAuthorize("hasRole('REQUESTER')")</w:t>
      </w:r>
    </w:p>
    <w:p w14:paraId="23A97202" w14:textId="77777777" w:rsidR="00B33F08" w:rsidRPr="00B33F08" w:rsidRDefault="00B33F08" w:rsidP="00B33F08">
      <w:r w:rsidRPr="00B33F08">
        <w:t>public ResponseEntity&lt;?&gt; approveQuotation(@PathVariable Long id) {</w:t>
      </w:r>
    </w:p>
    <w:p w14:paraId="36878447" w14:textId="77777777" w:rsidR="00B33F08" w:rsidRPr="00B33F08" w:rsidRDefault="00B33F08" w:rsidP="00B33F08">
      <w:r w:rsidRPr="00B33F08">
        <w:t xml:space="preserve">    Quotation quotation = quotationRepo.findById(id).orElseThrow();</w:t>
      </w:r>
    </w:p>
    <w:p w14:paraId="07EA7190" w14:textId="77777777" w:rsidR="00B33F08" w:rsidRPr="00B33F08" w:rsidRDefault="00B33F08" w:rsidP="00B33F08">
      <w:r w:rsidRPr="00B33F08">
        <w:lastRenderedPageBreak/>
        <w:t xml:space="preserve">    Request request = quotation.getRequest();</w:t>
      </w:r>
    </w:p>
    <w:p w14:paraId="481345A7" w14:textId="77777777" w:rsidR="00B33F08" w:rsidRPr="00B33F08" w:rsidRDefault="00B33F08" w:rsidP="00B33F08">
      <w:r w:rsidRPr="00B33F08">
        <w:t xml:space="preserve">    </w:t>
      </w:r>
    </w:p>
    <w:p w14:paraId="2663F52E" w14:textId="77777777" w:rsidR="00B33F08" w:rsidRPr="00B33F08" w:rsidRDefault="00B33F08" w:rsidP="00B33F08">
      <w:r w:rsidRPr="00B33F08">
        <w:t xml:space="preserve">    quotation.setStatus("APPROVED");</w:t>
      </w:r>
    </w:p>
    <w:p w14:paraId="63C1B38F" w14:textId="77777777" w:rsidR="00B33F08" w:rsidRPr="00B33F08" w:rsidRDefault="00B33F08" w:rsidP="00B33F08">
      <w:r w:rsidRPr="00B33F08">
        <w:t xml:space="preserve">    quotation.setApprovedAt(LocalDateTime.now());</w:t>
      </w:r>
    </w:p>
    <w:p w14:paraId="19126A97" w14:textId="77777777" w:rsidR="00B33F08" w:rsidRPr="00B33F08" w:rsidRDefault="00B33F08" w:rsidP="00B33F08">
      <w:r w:rsidRPr="00B33F08">
        <w:t xml:space="preserve">    request.setStatus("APPROVED");</w:t>
      </w:r>
    </w:p>
    <w:p w14:paraId="728FDD12" w14:textId="77777777" w:rsidR="00B33F08" w:rsidRPr="00B33F08" w:rsidRDefault="00B33F08" w:rsidP="00B33F08">
      <w:r w:rsidRPr="00B33F08">
        <w:t xml:space="preserve">    </w:t>
      </w:r>
    </w:p>
    <w:p w14:paraId="142100EA" w14:textId="77777777" w:rsidR="00B33F08" w:rsidRPr="00B33F08" w:rsidRDefault="00B33F08" w:rsidP="00B33F08">
      <w:r w:rsidRPr="00B33F08">
        <w:t xml:space="preserve">    quotationRepo.save(quotation);</w:t>
      </w:r>
    </w:p>
    <w:p w14:paraId="512CD0C5" w14:textId="77777777" w:rsidR="00B33F08" w:rsidRPr="00B33F08" w:rsidRDefault="00B33F08" w:rsidP="00B33F08">
      <w:r w:rsidRPr="00B33F08">
        <w:t xml:space="preserve">    requestRepo.save(request);</w:t>
      </w:r>
    </w:p>
    <w:p w14:paraId="3F520582" w14:textId="77777777" w:rsidR="00B33F08" w:rsidRPr="00B33F08" w:rsidRDefault="00B33F08" w:rsidP="00B33F08">
      <w:r w:rsidRPr="00B33F08">
        <w:t xml:space="preserve">    </w:t>
      </w:r>
    </w:p>
    <w:p w14:paraId="48AA344D" w14:textId="77777777" w:rsidR="00B33F08" w:rsidRPr="00B33F08" w:rsidRDefault="00B33F08" w:rsidP="00B33F08">
      <w:r w:rsidRPr="00B33F08">
        <w:t xml:space="preserve">    // Notify Admin + SA</w:t>
      </w:r>
    </w:p>
    <w:p w14:paraId="44A55347" w14:textId="77777777" w:rsidR="00B33F08" w:rsidRPr="00B33F08" w:rsidRDefault="00B33F08" w:rsidP="00B33F08">
      <w:r w:rsidRPr="00B33F08">
        <w:t xml:space="preserve">    emailService.sendAsync(</w:t>
      </w:r>
    </w:p>
    <w:p w14:paraId="15789473" w14:textId="77777777" w:rsidR="00B33F08" w:rsidRPr="00B33F08" w:rsidRDefault="00B33F08" w:rsidP="00B33F08">
      <w:r w:rsidRPr="00B33F08">
        <w:t xml:space="preserve">        getAdminEmail(),</w:t>
      </w:r>
    </w:p>
    <w:p w14:paraId="4DE3C875" w14:textId="77777777" w:rsidR="00B33F08" w:rsidRPr="00B33F08" w:rsidRDefault="00B33F08" w:rsidP="00B33F08">
      <w:r w:rsidRPr="00B33F08">
        <w:t xml:space="preserve">        "</w:t>
      </w:r>
      <w:r w:rsidRPr="00B33F08">
        <w:rPr>
          <w:rFonts w:ascii="Segoe UI Emoji" w:hAnsi="Segoe UI Emoji" w:cs="Segoe UI Emoji"/>
        </w:rPr>
        <w:t>✅</w:t>
      </w:r>
      <w:r w:rsidRPr="00B33F08">
        <w:t xml:space="preserve"> Quotation Approved: " + request.getRequestNumber(),</w:t>
      </w:r>
    </w:p>
    <w:p w14:paraId="368E11B0" w14:textId="77777777" w:rsidR="00B33F08" w:rsidRPr="00B33F08" w:rsidRDefault="00B33F08" w:rsidP="00B33F08">
      <w:r w:rsidRPr="00B33F08">
        <w:t xml:space="preserve">        "Requester has approved the quotation. Please proceed with list generation."</w:t>
      </w:r>
    </w:p>
    <w:p w14:paraId="034956F8" w14:textId="77777777" w:rsidR="00B33F08" w:rsidRPr="00B33F08" w:rsidRDefault="00B33F08" w:rsidP="00B33F08">
      <w:r w:rsidRPr="00B33F08">
        <w:t xml:space="preserve">    );</w:t>
      </w:r>
    </w:p>
    <w:p w14:paraId="2F9A2D41" w14:textId="77777777" w:rsidR="00B33F08" w:rsidRPr="00B33F08" w:rsidRDefault="00B33F08" w:rsidP="00B33F08">
      <w:r w:rsidRPr="00B33F08">
        <w:t xml:space="preserve">    </w:t>
      </w:r>
    </w:p>
    <w:p w14:paraId="48C6E331" w14:textId="77777777" w:rsidR="00B33F08" w:rsidRPr="00B33F08" w:rsidRDefault="00B33F08" w:rsidP="00B33F08">
      <w:r w:rsidRPr="00B33F08">
        <w:t xml:space="preserve">    return ResponseEntity.ok("Quotation approved");</w:t>
      </w:r>
    </w:p>
    <w:p w14:paraId="1106B1B6" w14:textId="77777777" w:rsidR="00B33F08" w:rsidRPr="00B33F08" w:rsidRDefault="00B33F08" w:rsidP="00B33F08">
      <w:r w:rsidRPr="00B33F08">
        <w:t>}</w:t>
      </w:r>
    </w:p>
    <w:p w14:paraId="48DC3D9A" w14:textId="77777777" w:rsidR="00B33F08" w:rsidRPr="00B33F08" w:rsidRDefault="00B33F08" w:rsidP="00B33F08">
      <w:r w:rsidRPr="00B33F08">
        <w:t>```</w:t>
      </w:r>
    </w:p>
    <w:p w14:paraId="44341669" w14:textId="77777777" w:rsidR="00B33F08" w:rsidRPr="00B33F08" w:rsidRDefault="00B33F08" w:rsidP="00B33F08">
      <w:r w:rsidRPr="00B33F08">
        <w:t>→ **Go to PHASE 4**</w:t>
      </w:r>
    </w:p>
    <w:p w14:paraId="1D4C8F57" w14:textId="77777777" w:rsidR="00B33F08" w:rsidRPr="00B33F08" w:rsidRDefault="00B33F08" w:rsidP="00B33F08"/>
    <w:p w14:paraId="1D23C43D" w14:textId="77777777" w:rsidR="00B33F08" w:rsidRPr="00B33F08" w:rsidRDefault="00B33F08" w:rsidP="00B33F08">
      <w:r w:rsidRPr="00B33F08">
        <w:t>**Step 3.3B: Requester Requests Changes**</w:t>
      </w:r>
    </w:p>
    <w:p w14:paraId="002C2484" w14:textId="77777777" w:rsidR="00B33F08" w:rsidRPr="00B33F08" w:rsidRDefault="00B33F08" w:rsidP="00B33F08">
      <w:r w:rsidRPr="00B33F08">
        <w:t>```</w:t>
      </w:r>
    </w:p>
    <w:p w14:paraId="388192F4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5DEF5A8E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REQUEST CHANGES - REQ-CARP-2025-0042                      </w:t>
      </w:r>
      <w:r w:rsidRPr="00B33F08">
        <w:rPr>
          <w:rFonts w:ascii="Arial" w:hAnsi="Arial" w:cs="Arial"/>
        </w:rPr>
        <w:t>║</w:t>
      </w:r>
    </w:p>
    <w:p w14:paraId="4271DF7D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25979973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What concerns do you have? (Select all that apply)        </w:t>
      </w:r>
      <w:r w:rsidRPr="00B33F08">
        <w:rPr>
          <w:rFonts w:ascii="Arial" w:hAnsi="Arial" w:cs="Arial"/>
        </w:rPr>
        <w:t>║</w:t>
      </w:r>
    </w:p>
    <w:p w14:paraId="43E69EDA" w14:textId="77777777" w:rsidR="00B33F08" w:rsidRPr="00B33F08" w:rsidRDefault="00B33F08" w:rsidP="00B33F08">
      <w:r w:rsidRPr="00B33F08">
        <w:rPr>
          <w:rFonts w:ascii="Arial" w:hAnsi="Arial" w:cs="Arial"/>
        </w:rPr>
        <w:lastRenderedPageBreak/>
        <w:t>║</w:t>
      </w:r>
      <w:r w:rsidRPr="00B33F08">
        <w:t xml:space="preserve"> </w:t>
      </w:r>
      <w:r w:rsidRPr="00B33F08">
        <w:rPr>
          <w:rFonts w:ascii="Segoe UI Symbol" w:hAnsi="Segoe UI Symbol" w:cs="Segoe UI Symbol"/>
        </w:rPr>
        <w:t>☑</w:t>
      </w:r>
      <w:r w:rsidRPr="00B33F08">
        <w:t xml:space="preserve"> Cost too high                                            </w:t>
      </w:r>
      <w:r w:rsidRPr="00B33F08">
        <w:rPr>
          <w:rFonts w:ascii="Arial" w:hAnsi="Arial" w:cs="Arial"/>
        </w:rPr>
        <w:t>║</w:t>
      </w:r>
    </w:p>
    <w:p w14:paraId="0168F56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Symbol" w:hAnsi="Segoe UI Symbol" w:cs="Segoe UI Symbol"/>
        </w:rPr>
        <w:t>☐</w:t>
      </w:r>
      <w:r w:rsidRPr="00B33F08">
        <w:t xml:space="preserve"> Timeline too long                                        </w:t>
      </w:r>
      <w:r w:rsidRPr="00B33F08">
        <w:rPr>
          <w:rFonts w:ascii="Arial" w:hAnsi="Arial" w:cs="Arial"/>
        </w:rPr>
        <w:t>║</w:t>
      </w:r>
    </w:p>
    <w:p w14:paraId="329A381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Symbol" w:hAnsi="Segoe UI Symbol" w:cs="Segoe UI Symbol"/>
        </w:rPr>
        <w:t>☑</w:t>
      </w:r>
      <w:r w:rsidRPr="00B33F08">
        <w:t xml:space="preserve"> Material quality concerns                               </w:t>
      </w:r>
      <w:r w:rsidRPr="00B33F08">
        <w:rPr>
          <w:rFonts w:ascii="Arial" w:hAnsi="Arial" w:cs="Arial"/>
        </w:rPr>
        <w:t>║</w:t>
      </w:r>
    </w:p>
    <w:p w14:paraId="6166D0D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Symbol" w:hAnsi="Segoe UI Symbol" w:cs="Segoe UI Symbol"/>
        </w:rPr>
        <w:t>☐</w:t>
      </w:r>
      <w:r w:rsidRPr="00B33F08">
        <w:t xml:space="preserve"> Other                                                    </w:t>
      </w:r>
      <w:r w:rsidRPr="00B33F08">
        <w:rPr>
          <w:rFonts w:ascii="Arial" w:hAnsi="Arial" w:cs="Arial"/>
        </w:rPr>
        <w:t>║</w:t>
      </w:r>
    </w:p>
    <w:p w14:paraId="4067224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4F9A251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Please explain your concerns in detail*:                  </w:t>
      </w:r>
      <w:r w:rsidRPr="00B33F08">
        <w:rPr>
          <w:rFonts w:ascii="Arial" w:hAnsi="Arial" w:cs="Arial"/>
        </w:rPr>
        <w:t>║</w:t>
      </w:r>
    </w:p>
    <w:p w14:paraId="678D47B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[Textarea]                                                 </w:t>
      </w:r>
      <w:r w:rsidRPr="00B33F08">
        <w:rPr>
          <w:rFonts w:ascii="Arial" w:hAnsi="Arial" w:cs="Arial"/>
        </w:rPr>
        <w:t>║</w:t>
      </w:r>
    </w:p>
    <w:p w14:paraId="3204C39F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"The cost seems high. Can we use 6mm ply instead of 8mm?  </w:t>
      </w:r>
      <w:r w:rsidRPr="00B33F08">
        <w:rPr>
          <w:rFonts w:ascii="Arial" w:hAnsi="Arial" w:cs="Arial"/>
        </w:rPr>
        <w:t>║</w:t>
      </w:r>
    </w:p>
    <w:p w14:paraId="7BD16E9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Also, is premium sunmica necessary or can we use         </w:t>
      </w:r>
      <w:r w:rsidRPr="00B33F08">
        <w:rPr>
          <w:rFonts w:ascii="Arial" w:hAnsi="Arial" w:cs="Arial"/>
        </w:rPr>
        <w:t>║</w:t>
      </w:r>
    </w:p>
    <w:p w14:paraId="2C8BBFA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standard grade?"                                          </w:t>
      </w:r>
      <w:r w:rsidRPr="00B33F08">
        <w:rPr>
          <w:rFonts w:ascii="Arial" w:hAnsi="Arial" w:cs="Arial"/>
        </w:rPr>
        <w:t>║</w:t>
      </w:r>
    </w:p>
    <w:p w14:paraId="0843BFF0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2A2706FF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Attach reference image (optional):                        </w:t>
      </w:r>
      <w:r w:rsidRPr="00B33F08">
        <w:rPr>
          <w:rFonts w:ascii="Arial" w:hAnsi="Arial" w:cs="Arial"/>
        </w:rPr>
        <w:t>║</w:t>
      </w:r>
    </w:p>
    <w:p w14:paraId="36442FF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[Upload]                                                   </w:t>
      </w:r>
      <w:r w:rsidRPr="00B33F08">
        <w:rPr>
          <w:rFonts w:ascii="Arial" w:hAnsi="Arial" w:cs="Arial"/>
        </w:rPr>
        <w:t>║</w:t>
      </w:r>
    </w:p>
    <w:p w14:paraId="70EFF91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41336DE0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[Cancel] [Submit Request for Changes]                     </w:t>
      </w:r>
      <w:r w:rsidRPr="00B33F08">
        <w:rPr>
          <w:rFonts w:ascii="Arial" w:hAnsi="Arial" w:cs="Arial"/>
        </w:rPr>
        <w:t>║</w:t>
      </w:r>
    </w:p>
    <w:p w14:paraId="6D0AFCB8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598E1095" w14:textId="77777777" w:rsidR="00B33F08" w:rsidRPr="00B33F08" w:rsidRDefault="00B33F08" w:rsidP="00B33F08">
      <w:r w:rsidRPr="00B33F08">
        <w:t>java</w:t>
      </w:r>
    </w:p>
    <w:p w14:paraId="3A1F1A24" w14:textId="77777777" w:rsidR="00B33F08" w:rsidRPr="00B33F08" w:rsidRDefault="00B33F08" w:rsidP="00B33F08">
      <w:r w:rsidRPr="00B33F08">
        <w:t>@PostMapping("/api/quotations/{id}/request-changes")</w:t>
      </w:r>
    </w:p>
    <w:p w14:paraId="563AB423" w14:textId="77777777" w:rsidR="00B33F08" w:rsidRPr="00B33F08" w:rsidRDefault="00B33F08" w:rsidP="00B33F08">
      <w:r w:rsidRPr="00B33F08">
        <w:t>public ResponseEntity&lt;?&gt; requestChanges(</w:t>
      </w:r>
    </w:p>
    <w:p w14:paraId="251D937C" w14:textId="77777777" w:rsidR="00B33F08" w:rsidRPr="00B33F08" w:rsidRDefault="00B33F08" w:rsidP="00B33F08">
      <w:r w:rsidRPr="00B33F08">
        <w:t xml:space="preserve">    @PathVariable Long id,</w:t>
      </w:r>
    </w:p>
    <w:p w14:paraId="7AAFBDAE" w14:textId="77777777" w:rsidR="00B33F08" w:rsidRPr="00B33F08" w:rsidRDefault="00B33F08" w:rsidP="00B33F08">
      <w:r w:rsidRPr="00B33F08">
        <w:t xml:space="preserve">    @RequestBody NegotiationRequestDTO dto</w:t>
      </w:r>
    </w:p>
    <w:p w14:paraId="430CC0E9" w14:textId="77777777" w:rsidR="00B33F08" w:rsidRPr="00B33F08" w:rsidRDefault="00B33F08" w:rsidP="00B33F08">
      <w:r w:rsidRPr="00B33F08">
        <w:t>) {</w:t>
      </w:r>
    </w:p>
    <w:p w14:paraId="5B51787E" w14:textId="77777777" w:rsidR="00B33F08" w:rsidRPr="00B33F08" w:rsidRDefault="00B33F08" w:rsidP="00B33F08">
      <w:r w:rsidRPr="00B33F08">
        <w:t xml:space="preserve">    Quotation quotation = quotationRepo.findById(id).orElseThrow();</w:t>
      </w:r>
    </w:p>
    <w:p w14:paraId="5F886F69" w14:textId="77777777" w:rsidR="00B33F08" w:rsidRPr="00B33F08" w:rsidRDefault="00B33F08" w:rsidP="00B33F08">
      <w:r w:rsidRPr="00B33F08">
        <w:t xml:space="preserve">    Request request = quotation.getRequest();</w:t>
      </w:r>
    </w:p>
    <w:p w14:paraId="1026EFBB" w14:textId="77777777" w:rsidR="00B33F08" w:rsidRPr="00B33F08" w:rsidRDefault="00B33F08" w:rsidP="00B33F08">
      <w:r w:rsidRPr="00B33F08">
        <w:t xml:space="preserve">    </w:t>
      </w:r>
    </w:p>
    <w:p w14:paraId="40C79194" w14:textId="77777777" w:rsidR="00B33F08" w:rsidRPr="00B33F08" w:rsidRDefault="00B33F08" w:rsidP="00B33F08">
      <w:r w:rsidRPr="00B33F08">
        <w:t xml:space="preserve">    // Increment revision count</w:t>
      </w:r>
    </w:p>
    <w:p w14:paraId="4328C0E5" w14:textId="77777777" w:rsidR="00B33F08" w:rsidRPr="00B33F08" w:rsidRDefault="00B33F08" w:rsidP="00B33F08">
      <w:r w:rsidRPr="00B33F08">
        <w:t xml:space="preserve">    int revisionCount = quotation.getRevisionNumber();</w:t>
      </w:r>
    </w:p>
    <w:p w14:paraId="0D7CDAC6" w14:textId="77777777" w:rsidR="00B33F08" w:rsidRPr="00B33F08" w:rsidRDefault="00B33F08" w:rsidP="00B33F08">
      <w:r w:rsidRPr="00B33F08">
        <w:lastRenderedPageBreak/>
        <w:t xml:space="preserve">    </w:t>
      </w:r>
    </w:p>
    <w:p w14:paraId="09E19FA5" w14:textId="77777777" w:rsidR="00B33F08" w:rsidRPr="00B33F08" w:rsidRDefault="00B33F08" w:rsidP="00B33F08">
      <w:r w:rsidRPr="00B33F08">
        <w:t xml:space="preserve">    if (revisionCount &gt;= 3) {</w:t>
      </w:r>
    </w:p>
    <w:p w14:paraId="2FB63BE2" w14:textId="77777777" w:rsidR="00B33F08" w:rsidRPr="00B33F08" w:rsidRDefault="00B33F08" w:rsidP="00B33F08">
      <w:r w:rsidRPr="00B33F08">
        <w:t xml:space="preserve">        throw new MaxRevisionsExceededException(</w:t>
      </w:r>
    </w:p>
    <w:p w14:paraId="7D2416C1" w14:textId="77777777" w:rsidR="00B33F08" w:rsidRPr="00B33F08" w:rsidRDefault="00B33F08" w:rsidP="00B33F08">
      <w:r w:rsidRPr="00B33F08">
        <w:t xml:space="preserve">            "Maximum 3 revisions allowed. Please contact admin directly."</w:t>
      </w:r>
    </w:p>
    <w:p w14:paraId="6C89D928" w14:textId="77777777" w:rsidR="00B33F08" w:rsidRPr="00B33F08" w:rsidRDefault="00B33F08" w:rsidP="00B33F08">
      <w:r w:rsidRPr="00B33F08">
        <w:t xml:space="preserve">        );</w:t>
      </w:r>
    </w:p>
    <w:p w14:paraId="7F5CB4DC" w14:textId="77777777" w:rsidR="00B33F08" w:rsidRPr="00B33F08" w:rsidRDefault="00B33F08" w:rsidP="00B33F08">
      <w:r w:rsidRPr="00B33F08">
        <w:t xml:space="preserve">    }</w:t>
      </w:r>
    </w:p>
    <w:p w14:paraId="22935A54" w14:textId="77777777" w:rsidR="00B33F08" w:rsidRPr="00B33F08" w:rsidRDefault="00B33F08" w:rsidP="00B33F08">
      <w:r w:rsidRPr="00B33F08">
        <w:t xml:space="preserve">    </w:t>
      </w:r>
    </w:p>
    <w:p w14:paraId="09FD0C7B" w14:textId="77777777" w:rsidR="00B33F08" w:rsidRPr="00B33F08" w:rsidRDefault="00B33F08" w:rsidP="00B33F08">
      <w:r w:rsidRPr="00B33F08">
        <w:t xml:space="preserve">    // Update status</w:t>
      </w:r>
    </w:p>
    <w:p w14:paraId="4BD4747E" w14:textId="77777777" w:rsidR="00B33F08" w:rsidRPr="00B33F08" w:rsidRDefault="00B33F08" w:rsidP="00B33F08">
      <w:r w:rsidRPr="00B33F08">
        <w:t xml:space="preserve">    request.setStatus("NEGOTIATION_PENDING");</w:t>
      </w:r>
    </w:p>
    <w:p w14:paraId="3085ED40" w14:textId="77777777" w:rsidR="00B33F08" w:rsidRPr="00B33F08" w:rsidRDefault="00B33F08" w:rsidP="00B33F08">
      <w:r w:rsidRPr="00B33F08">
        <w:t xml:space="preserve">    quotation.setStatus("REVISION_REQUESTED");</w:t>
      </w:r>
    </w:p>
    <w:p w14:paraId="1CEB842C" w14:textId="77777777" w:rsidR="00B33F08" w:rsidRPr="00B33F08" w:rsidRDefault="00B33F08" w:rsidP="00B33F08">
      <w:r w:rsidRPr="00B33F08">
        <w:t xml:space="preserve">    requestRepo.save(request);</w:t>
      </w:r>
    </w:p>
    <w:p w14:paraId="123A503F" w14:textId="77777777" w:rsidR="00B33F08" w:rsidRPr="00B33F08" w:rsidRDefault="00B33F08" w:rsidP="00B33F08">
      <w:r w:rsidRPr="00B33F08">
        <w:t xml:space="preserve">    </w:t>
      </w:r>
    </w:p>
    <w:p w14:paraId="62254691" w14:textId="77777777" w:rsidR="00B33F08" w:rsidRPr="00B33F08" w:rsidRDefault="00B33F08" w:rsidP="00B33F08">
      <w:r w:rsidRPr="00B33F08">
        <w:t xml:space="preserve">    // Save comment</w:t>
      </w:r>
    </w:p>
    <w:p w14:paraId="4B112608" w14:textId="77777777" w:rsidR="00B33F08" w:rsidRPr="00B33F08" w:rsidRDefault="00B33F08" w:rsidP="00B33F08">
      <w:r w:rsidRPr="00B33F08">
        <w:t xml:space="preserve">    NegotiationComment comment = new NegotiationComment();</w:t>
      </w:r>
    </w:p>
    <w:p w14:paraId="6BECD652" w14:textId="77777777" w:rsidR="00B33F08" w:rsidRPr="00B33F08" w:rsidRDefault="00B33F08" w:rsidP="00B33F08">
      <w:r w:rsidRPr="00B33F08">
        <w:t xml:space="preserve">    comment.setRequestId(request.getId());</w:t>
      </w:r>
    </w:p>
    <w:p w14:paraId="77E70AB0" w14:textId="77777777" w:rsidR="00B33F08" w:rsidRPr="00B33F08" w:rsidRDefault="00B33F08" w:rsidP="00B33F08">
      <w:r w:rsidRPr="00B33F08">
        <w:t xml:space="preserve">    comment.setQuotationId(quotation.getId());</w:t>
      </w:r>
    </w:p>
    <w:p w14:paraId="7591E85D" w14:textId="77777777" w:rsidR="00B33F08" w:rsidRPr="00B33F08" w:rsidRDefault="00B33F08" w:rsidP="00B33F08">
      <w:r w:rsidRPr="00B33F08">
        <w:t xml:space="preserve">    comment.setUserId(getCurrentUser().getId());</w:t>
      </w:r>
    </w:p>
    <w:p w14:paraId="798C1D4F" w14:textId="77777777" w:rsidR="00B33F08" w:rsidRPr="00B33F08" w:rsidRDefault="00B33F08" w:rsidP="00B33F08">
      <w:r w:rsidRPr="00B33F08">
        <w:t xml:space="preserve">    comment.setUserRole("REQUESTER");</w:t>
      </w:r>
    </w:p>
    <w:p w14:paraId="0F4D64B3" w14:textId="77777777" w:rsidR="00B33F08" w:rsidRPr="00B33F08" w:rsidRDefault="00B33F08" w:rsidP="00B33F08">
      <w:r w:rsidRPr="00B33F08">
        <w:t xml:space="preserve">    comment.setComment(dto.getComment());</w:t>
      </w:r>
    </w:p>
    <w:p w14:paraId="271CEA64" w14:textId="77777777" w:rsidR="00B33F08" w:rsidRPr="00B33F08" w:rsidRDefault="00B33F08" w:rsidP="00B33F08">
      <w:r w:rsidRPr="00B33F08">
        <w:t xml:space="preserve">    negotiationCommentRepo.save(comment);</w:t>
      </w:r>
    </w:p>
    <w:p w14:paraId="1B58BD1F" w14:textId="77777777" w:rsidR="00B33F08" w:rsidRPr="00B33F08" w:rsidRDefault="00B33F08" w:rsidP="00B33F08">
      <w:r w:rsidRPr="00B33F08">
        <w:t xml:space="preserve">    </w:t>
      </w:r>
    </w:p>
    <w:p w14:paraId="365C09FB" w14:textId="77777777" w:rsidR="00B33F08" w:rsidRPr="00B33F08" w:rsidRDefault="00B33F08" w:rsidP="00B33F08">
      <w:r w:rsidRPr="00B33F08">
        <w:t xml:space="preserve">    // Notify Admin + SA</w:t>
      </w:r>
    </w:p>
    <w:p w14:paraId="03F7B31C" w14:textId="77777777" w:rsidR="00B33F08" w:rsidRPr="00B33F08" w:rsidRDefault="00B33F08" w:rsidP="00B33F08">
      <w:r w:rsidRPr="00B33F08">
        <w:t xml:space="preserve">    String subject = revisionCount &gt;= 2</w:t>
      </w:r>
    </w:p>
    <w:p w14:paraId="509EF33E" w14:textId="77777777" w:rsidR="00B33F08" w:rsidRPr="00B33F08" w:rsidRDefault="00B33F08" w:rsidP="00B33F08">
      <w:r w:rsidRPr="00B33F08">
        <w:t xml:space="preserve">        ? "</w:t>
      </w:r>
      <w:r w:rsidRPr="00B33F08">
        <w:rPr>
          <w:rFonts w:ascii="Segoe UI Emoji" w:hAnsi="Segoe UI Emoji" w:cs="Segoe UI Emoji"/>
        </w:rPr>
        <w:t>⚠️</w:t>
      </w:r>
      <w:r w:rsidRPr="00B33F08">
        <w:t xml:space="preserve"> Multiple Revisions: " + request.getRequestNumber()</w:t>
      </w:r>
    </w:p>
    <w:p w14:paraId="7CE66298" w14:textId="77777777" w:rsidR="00B33F08" w:rsidRPr="00B33F08" w:rsidRDefault="00B33F08" w:rsidP="00B33F08">
      <w:r w:rsidRPr="00B33F08">
        <w:t xml:space="preserve">        : "Revision Requested: " + request.getRequestNumber();</w:t>
      </w:r>
    </w:p>
    <w:p w14:paraId="2D614F97" w14:textId="77777777" w:rsidR="00B33F08" w:rsidRPr="00B33F08" w:rsidRDefault="00B33F08" w:rsidP="00B33F08">
      <w:r w:rsidRPr="00B33F08">
        <w:t xml:space="preserve">    </w:t>
      </w:r>
    </w:p>
    <w:p w14:paraId="09371CC4" w14:textId="77777777" w:rsidR="00B33F08" w:rsidRPr="00B33F08" w:rsidRDefault="00B33F08" w:rsidP="00B33F08">
      <w:r w:rsidRPr="00B33F08">
        <w:t xml:space="preserve">    emailService.sendAsync(getAdminEmail(), subject, buildNegotiationEmail(dto));</w:t>
      </w:r>
    </w:p>
    <w:p w14:paraId="22573491" w14:textId="77777777" w:rsidR="00B33F08" w:rsidRPr="00B33F08" w:rsidRDefault="00B33F08" w:rsidP="00B33F08">
      <w:r w:rsidRPr="00B33F08">
        <w:t xml:space="preserve">    emailService.sendAsync(getSuperAdminEmail(), subject, buildNegotiationEmail(dto));</w:t>
      </w:r>
    </w:p>
    <w:p w14:paraId="06885C58" w14:textId="77777777" w:rsidR="00B33F08" w:rsidRPr="00B33F08" w:rsidRDefault="00B33F08" w:rsidP="00B33F08">
      <w:r w:rsidRPr="00B33F08">
        <w:lastRenderedPageBreak/>
        <w:t xml:space="preserve">    </w:t>
      </w:r>
    </w:p>
    <w:p w14:paraId="384B6241" w14:textId="77777777" w:rsidR="00B33F08" w:rsidRPr="00B33F08" w:rsidRDefault="00B33F08" w:rsidP="00B33F08">
      <w:r w:rsidRPr="00B33F08">
        <w:t xml:space="preserve">    return ResponseEntity.ok("Revision requested");</w:t>
      </w:r>
    </w:p>
    <w:p w14:paraId="3F0519A0" w14:textId="77777777" w:rsidR="00B33F08" w:rsidRPr="00B33F08" w:rsidRDefault="00B33F08" w:rsidP="00B33F08">
      <w:r w:rsidRPr="00B33F08">
        <w:t>}</w:t>
      </w:r>
    </w:p>
    <w:p w14:paraId="41B4E9F0" w14:textId="77777777" w:rsidR="00B33F08" w:rsidRPr="00B33F08" w:rsidRDefault="00B33F08" w:rsidP="00B33F08">
      <w:r w:rsidRPr="00B33F08">
        <w:t>```</w:t>
      </w:r>
    </w:p>
    <w:p w14:paraId="547F7BB8" w14:textId="77777777" w:rsidR="00B33F08" w:rsidRPr="00B33F08" w:rsidRDefault="00B33F08" w:rsidP="00B33F08"/>
    <w:p w14:paraId="39BA3263" w14:textId="77777777" w:rsidR="00B33F08" w:rsidRPr="00B33F08" w:rsidRDefault="00B33F08" w:rsidP="00B33F08">
      <w:r w:rsidRPr="00B33F08">
        <w:t>**Step 3.4: Admin Revises Quotation**</w:t>
      </w:r>
    </w:p>
    <w:p w14:paraId="372BD310" w14:textId="77777777" w:rsidR="00B33F08" w:rsidRPr="00B33F08" w:rsidRDefault="00B33F08" w:rsidP="00B33F08"/>
    <w:p w14:paraId="274CD126" w14:textId="77777777" w:rsidR="00B33F08" w:rsidRPr="00B33F08" w:rsidRDefault="00B33F08" w:rsidP="00B33F08">
      <w:r w:rsidRPr="00B33F08">
        <w:t>**Admin View - Negotiation Thread:**</w:t>
      </w:r>
    </w:p>
    <w:p w14:paraId="49006B75" w14:textId="77777777" w:rsidR="00B33F08" w:rsidRPr="00B33F08" w:rsidRDefault="00B33F08" w:rsidP="00B33F08">
      <w:r w:rsidRPr="00B33F08">
        <w:t>```</w:t>
      </w:r>
    </w:p>
    <w:p w14:paraId="30273A60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6BF74AA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NEGOTIATION - REQ-CARP-2025-0042                          </w:t>
      </w:r>
      <w:r w:rsidRPr="00B33F08">
        <w:rPr>
          <w:rFonts w:ascii="Arial" w:hAnsi="Arial" w:cs="Arial"/>
        </w:rPr>
        <w:t>║</w:t>
      </w:r>
    </w:p>
    <w:p w14:paraId="08F85B2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Revision #2 of 3 allowed                                   </w:t>
      </w:r>
      <w:r w:rsidRPr="00B33F08">
        <w:rPr>
          <w:rFonts w:ascii="Arial" w:hAnsi="Arial" w:cs="Arial"/>
        </w:rPr>
        <w:t>║</w:t>
      </w:r>
    </w:p>
    <w:p w14:paraId="3ACD1F76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6A3CD239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[Requester - John Doe] 2025-02-09 3:30 PM                 </w:t>
      </w:r>
      <w:r w:rsidRPr="00B33F08">
        <w:rPr>
          <w:rFonts w:ascii="Arial" w:hAnsi="Arial" w:cs="Arial"/>
        </w:rPr>
        <w:t>║</w:t>
      </w:r>
    </w:p>
    <w:p w14:paraId="3A59C52D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Concerns: </w:t>
      </w:r>
      <w:r w:rsidRPr="00B33F08">
        <w:rPr>
          <w:rFonts w:ascii="Segoe UI Symbol" w:hAnsi="Segoe UI Symbol" w:cs="Segoe UI Symbol"/>
        </w:rPr>
        <w:t>☑</w:t>
      </w:r>
      <w:r w:rsidRPr="00B33F08">
        <w:t xml:space="preserve"> Cost too high </w:t>
      </w:r>
      <w:r w:rsidRPr="00B33F08">
        <w:rPr>
          <w:rFonts w:ascii="Segoe UI Symbol" w:hAnsi="Segoe UI Symbol" w:cs="Segoe UI Symbol"/>
        </w:rPr>
        <w:t>☑</w:t>
      </w:r>
      <w:r w:rsidRPr="00B33F08">
        <w:t xml:space="preserve"> Material quality              </w:t>
      </w:r>
      <w:r w:rsidRPr="00B33F08">
        <w:rPr>
          <w:rFonts w:ascii="Arial" w:hAnsi="Arial" w:cs="Arial"/>
        </w:rPr>
        <w:t>║</w:t>
      </w:r>
    </w:p>
    <w:p w14:paraId="20EE1B7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  <w:r w:rsidRPr="00B33F08">
        <w:t xml:space="preserve">  </w:t>
      </w:r>
      <w:r w:rsidRPr="00B33F08">
        <w:rPr>
          <w:rFonts w:ascii="Arial" w:hAnsi="Arial" w:cs="Arial"/>
        </w:rPr>
        <w:t>║</w:t>
      </w:r>
    </w:p>
    <w:p w14:paraId="69A0DFC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"The cost seems high. Can we use 6mm ply instead of 8mm?  </w:t>
      </w:r>
      <w:r w:rsidRPr="00B33F08">
        <w:rPr>
          <w:rFonts w:ascii="Arial" w:hAnsi="Arial" w:cs="Arial"/>
        </w:rPr>
        <w:t>║</w:t>
      </w:r>
    </w:p>
    <w:p w14:paraId="5BB5A19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Also, is premium sunmica necessary or can we use         </w:t>
      </w:r>
      <w:r w:rsidRPr="00B33F08">
        <w:rPr>
          <w:rFonts w:ascii="Arial" w:hAnsi="Arial" w:cs="Arial"/>
        </w:rPr>
        <w:t>║</w:t>
      </w:r>
    </w:p>
    <w:p w14:paraId="6204346E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standard grade?"                                          </w:t>
      </w:r>
      <w:r w:rsidRPr="00B33F08">
        <w:rPr>
          <w:rFonts w:ascii="Arial" w:hAnsi="Arial" w:cs="Arial"/>
        </w:rPr>
        <w:t>║</w:t>
      </w:r>
    </w:p>
    <w:p w14:paraId="565C4A5C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2D9D829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[Reply] ────────────────────────────────────────────────  </w:t>
      </w:r>
      <w:r w:rsidRPr="00B33F08">
        <w:rPr>
          <w:rFonts w:ascii="Arial" w:hAnsi="Arial" w:cs="Arial"/>
        </w:rPr>
        <w:t>║</w:t>
      </w:r>
    </w:p>
    <w:p w14:paraId="0EA6B1AC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2BFAC16B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Response to Requester:                                     </w:t>
      </w:r>
      <w:r w:rsidRPr="00B33F08">
        <w:rPr>
          <w:rFonts w:ascii="Arial" w:hAnsi="Arial" w:cs="Arial"/>
        </w:rPr>
        <w:t>║</w:t>
      </w:r>
    </w:p>
    <w:p w14:paraId="4DDAE69C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[Textarea]                                                 </w:t>
      </w:r>
      <w:r w:rsidRPr="00B33F08">
        <w:rPr>
          <w:rFonts w:ascii="Arial" w:hAnsi="Arial" w:cs="Arial"/>
        </w:rPr>
        <w:t>║</w:t>
      </w:r>
    </w:p>
    <w:p w14:paraId="61CDC61D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"We can change to 6mm ply and standard sunmica. However,  </w:t>
      </w:r>
      <w:r w:rsidRPr="00B33F08">
        <w:rPr>
          <w:rFonts w:ascii="Arial" w:hAnsi="Arial" w:cs="Arial"/>
        </w:rPr>
        <w:t>║</w:t>
      </w:r>
    </w:p>
    <w:p w14:paraId="2E361F67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6mm ply is less durable for heavy use. Revised cost      </w:t>
      </w:r>
      <w:r w:rsidRPr="00B33F08">
        <w:rPr>
          <w:rFonts w:ascii="Arial" w:hAnsi="Arial" w:cs="Arial"/>
        </w:rPr>
        <w:t>║</w:t>
      </w:r>
    </w:p>
    <w:p w14:paraId="6D5F763A" w14:textId="77777777" w:rsidR="00B33F08" w:rsidRPr="00B33F08" w:rsidRDefault="00B33F08" w:rsidP="00B33F08">
      <w:r w:rsidRPr="00B33F08">
        <w:rPr>
          <w:rFonts w:ascii="Arial" w:hAnsi="Arial" w:cs="Arial"/>
        </w:rPr>
        <w:lastRenderedPageBreak/>
        <w:t>║</w:t>
      </w:r>
      <w:r w:rsidRPr="00B33F08">
        <w:t xml:space="preserve">  below."                                                   </w:t>
      </w:r>
      <w:r w:rsidRPr="00B33F08">
        <w:rPr>
          <w:rFonts w:ascii="Arial" w:hAnsi="Arial" w:cs="Arial"/>
        </w:rPr>
        <w:t>║</w:t>
      </w:r>
    </w:p>
    <w:p w14:paraId="024777AD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0AC6CAD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REVISED QUOTATION                                          </w:t>
      </w:r>
      <w:r w:rsidRPr="00B33F08">
        <w:rPr>
          <w:rFonts w:ascii="Arial" w:hAnsi="Arial" w:cs="Arial"/>
        </w:rPr>
        <w:t>║</w:t>
      </w:r>
    </w:p>
    <w:p w14:paraId="07606D4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  <w:r w:rsidRPr="00B33F08">
        <w:t xml:space="preserve">  </w:t>
      </w:r>
      <w:r w:rsidRPr="00B33F08">
        <w:rPr>
          <w:rFonts w:ascii="Arial" w:hAnsi="Arial" w:cs="Arial"/>
        </w:rPr>
        <w:t>║</w:t>
      </w:r>
    </w:p>
    <w:p w14:paraId="194D1F1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Ply (6mm) - 4 sqft @ ₹120          ₹480 (was ₹600)      </w:t>
      </w:r>
      <w:r w:rsidRPr="00B33F08">
        <w:rPr>
          <w:rFonts w:ascii="Arial" w:hAnsi="Arial" w:cs="Arial"/>
        </w:rPr>
        <w:t>║</w:t>
      </w:r>
    </w:p>
    <w:p w14:paraId="3EAE8BED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Sunmica (Standard) - 2 @ ₹300        ₹600 (was ₹800)    </w:t>
      </w:r>
      <w:r w:rsidRPr="00B33F08">
        <w:rPr>
          <w:rFonts w:ascii="Arial" w:hAnsi="Arial" w:cs="Arial"/>
        </w:rPr>
        <w:t>║</w:t>
      </w:r>
    </w:p>
    <w:p w14:paraId="493ADC7D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Labor Charges                         ₹2,000             </w:t>
      </w:r>
      <w:r w:rsidRPr="00B33F08">
        <w:rPr>
          <w:rFonts w:ascii="Arial" w:hAnsi="Arial" w:cs="Arial"/>
        </w:rPr>
        <w:t>║</w:t>
      </w:r>
    </w:p>
    <w:p w14:paraId="722975A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</w:t>
      </w:r>
      <w:r w:rsidRPr="00B33F08">
        <w:rPr>
          <w:rFonts w:ascii="Calibri" w:hAnsi="Calibri" w:cs="Calibri"/>
        </w:rPr>
        <w:t>─────────</w:t>
      </w:r>
      <w:r w:rsidRPr="00B33F08">
        <w:t xml:space="preserve">            </w:t>
      </w:r>
      <w:r w:rsidRPr="00B33F08">
        <w:rPr>
          <w:rFonts w:ascii="Arial" w:hAnsi="Arial" w:cs="Arial"/>
        </w:rPr>
        <w:t>║</w:t>
      </w:r>
    </w:p>
    <w:p w14:paraId="3B92B9F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NEW TOTAL                             </w:t>
      </w:r>
      <w:r w:rsidRPr="00B33F08">
        <w:rPr>
          <w:rFonts w:ascii="Calibri" w:hAnsi="Calibri" w:cs="Calibri"/>
        </w:rPr>
        <w:t>₹</w:t>
      </w:r>
      <w:r w:rsidRPr="00B33F08">
        <w:t xml:space="preserve">3,080             </w:t>
      </w:r>
      <w:r w:rsidRPr="00B33F08">
        <w:rPr>
          <w:rFonts w:ascii="Arial" w:hAnsi="Arial" w:cs="Arial"/>
        </w:rPr>
        <w:t>║</w:t>
      </w:r>
    </w:p>
    <w:p w14:paraId="06F52B2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Previous Total: ₹3,400 | Savings: ₹320                   </w:t>
      </w:r>
      <w:r w:rsidRPr="00B33F08">
        <w:rPr>
          <w:rFonts w:ascii="Arial" w:hAnsi="Arial" w:cs="Arial"/>
        </w:rPr>
        <w:t>║</w:t>
      </w:r>
    </w:p>
    <w:p w14:paraId="0685124C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3A1B97A5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[Send to SA for Approval]                                 </w:t>
      </w:r>
      <w:r w:rsidRPr="00B33F08">
        <w:rPr>
          <w:rFonts w:ascii="Arial" w:hAnsi="Arial" w:cs="Arial"/>
        </w:rPr>
        <w:t>║</w:t>
      </w:r>
    </w:p>
    <w:p w14:paraId="4F956AF5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323526ED" w14:textId="77777777" w:rsidR="00B33F08" w:rsidRPr="00B33F08" w:rsidRDefault="00B33F08" w:rsidP="00B33F08">
      <w:r w:rsidRPr="00B33F08">
        <w:rPr>
          <w:b/>
          <w:bCs/>
        </w:rPr>
        <w:t>Step 3.5: SA Approves Revision → Sent to Requester</w:t>
      </w:r>
    </w:p>
    <w:p w14:paraId="3C23177B" w14:textId="77777777" w:rsidR="00B33F08" w:rsidRPr="00B33F08" w:rsidRDefault="00B33F08" w:rsidP="00B33F08">
      <w:pPr>
        <w:numPr>
          <w:ilvl w:val="0"/>
          <w:numId w:val="2"/>
        </w:numPr>
      </w:pPr>
      <w:r w:rsidRPr="00B33F08">
        <w:t>Requester receives revised quotation email</w:t>
      </w:r>
    </w:p>
    <w:p w14:paraId="2948AB2B" w14:textId="77777777" w:rsidR="00B33F08" w:rsidRPr="00B33F08" w:rsidRDefault="00B33F08" w:rsidP="00B33F08">
      <w:pPr>
        <w:numPr>
          <w:ilvl w:val="0"/>
          <w:numId w:val="2"/>
        </w:numPr>
      </w:pPr>
      <w:r w:rsidRPr="00B33F08">
        <w:t>Loop back to 3.3A (approve) or 3.3B (request changes again)</w:t>
      </w:r>
    </w:p>
    <w:p w14:paraId="63DB5029" w14:textId="77777777" w:rsidR="00B33F08" w:rsidRPr="00B33F08" w:rsidRDefault="00B33F08" w:rsidP="00B33F08">
      <w:pPr>
        <w:numPr>
          <w:ilvl w:val="0"/>
          <w:numId w:val="2"/>
        </w:numPr>
      </w:pPr>
      <w:r w:rsidRPr="00B33F08">
        <w:t>Max 3 revisions, then SA must manually intervene</w:t>
      </w:r>
    </w:p>
    <w:p w14:paraId="6F9F0FEE" w14:textId="77777777" w:rsidR="00B33F08" w:rsidRPr="00B33F08" w:rsidRDefault="00A37C57" w:rsidP="00B33F08">
      <w:r>
        <w:pict w14:anchorId="763C0614">
          <v:rect id="_x0000_i1027" style="width:0;height:1.5pt" o:hralign="center" o:hrstd="t" o:hr="t" fillcolor="#a0a0a0" stroked="f"/>
        </w:pict>
      </w:r>
    </w:p>
    <w:p w14:paraId="443311E6" w14:textId="77777777" w:rsidR="00B33F08" w:rsidRPr="0079334C" w:rsidRDefault="00B33F08" w:rsidP="00B33F08">
      <w:pPr>
        <w:rPr>
          <w:b/>
          <w:bCs/>
          <w:color w:val="EE0000"/>
        </w:rPr>
      </w:pPr>
      <w:r w:rsidRPr="0079334C">
        <w:rPr>
          <w:b/>
          <w:bCs/>
          <w:color w:val="EE0000"/>
        </w:rPr>
        <w:t>PHASE 4: List Generation (After Approval)</w:t>
      </w:r>
    </w:p>
    <w:p w14:paraId="764288E1" w14:textId="77777777" w:rsidR="00B33F08" w:rsidRPr="00B33F08" w:rsidRDefault="00B33F08" w:rsidP="00B33F08">
      <w:r w:rsidRPr="00B33F08">
        <w:rPr>
          <w:b/>
          <w:bCs/>
        </w:rPr>
        <w:t>Step 4.1: Admin Clicks "Generate Lists"</w:t>
      </w:r>
    </w:p>
    <w:p w14:paraId="718A2841" w14:textId="77777777" w:rsidR="00B33F08" w:rsidRPr="00B33F08" w:rsidRDefault="00B33F08" w:rsidP="00B33F08">
      <w:r w:rsidRPr="00B33F08">
        <w:t>java</w:t>
      </w:r>
    </w:p>
    <w:p w14:paraId="5C374404" w14:textId="77777777" w:rsidR="00B33F08" w:rsidRPr="00B33F08" w:rsidRDefault="00B33F08" w:rsidP="00B33F08">
      <w:r w:rsidRPr="00B33F08">
        <w:t>@PostMapping("/api/requests/{id}/generate-lists")</w:t>
      </w:r>
    </w:p>
    <w:p w14:paraId="4F3937C7" w14:textId="77777777" w:rsidR="00B33F08" w:rsidRPr="00B33F08" w:rsidRDefault="00B33F08" w:rsidP="00B33F08">
      <w:r w:rsidRPr="00B33F08">
        <w:t>@PreAuthorize("hasRole('ADMIN')")</w:t>
      </w:r>
    </w:p>
    <w:p w14:paraId="611D9D77" w14:textId="77777777" w:rsidR="00B33F08" w:rsidRPr="00B33F08" w:rsidRDefault="00B33F08" w:rsidP="00B33F08">
      <w:r w:rsidRPr="00B33F08">
        <w:t>public ResponseEntity&lt;?&gt; generateLists(@PathVariable Long id) {</w:t>
      </w:r>
    </w:p>
    <w:p w14:paraId="482EC5B5" w14:textId="77777777" w:rsidR="00B33F08" w:rsidRPr="00B33F08" w:rsidRDefault="00B33F08" w:rsidP="00B33F08">
      <w:r w:rsidRPr="00B33F08">
        <w:t xml:space="preserve">    Request request = requestRepo.findById(id).orElseThrow();</w:t>
      </w:r>
    </w:p>
    <w:p w14:paraId="456384AC" w14:textId="77777777" w:rsidR="00B33F08" w:rsidRPr="00B33F08" w:rsidRDefault="00B33F08" w:rsidP="00B33F08">
      <w:r w:rsidRPr="00B33F08">
        <w:t xml:space="preserve">    Quotation quotation = quotationRepo.findApprovedQuotation(id);</w:t>
      </w:r>
    </w:p>
    <w:p w14:paraId="15E5A51C" w14:textId="77777777" w:rsidR="00B33F08" w:rsidRPr="00B33F08" w:rsidRDefault="00B33F08" w:rsidP="00B33F08">
      <w:r w:rsidRPr="00B33F08">
        <w:t xml:space="preserve">    </w:t>
      </w:r>
    </w:p>
    <w:p w14:paraId="25FBE8DB" w14:textId="77777777" w:rsidR="00B33F08" w:rsidRPr="00B33F08" w:rsidRDefault="00B33F08" w:rsidP="00B33F08">
      <w:r w:rsidRPr="00B33F08">
        <w:lastRenderedPageBreak/>
        <w:t xml:space="preserve">    // 1. Generate User Material Checklist</w:t>
      </w:r>
    </w:p>
    <w:p w14:paraId="4C20F08D" w14:textId="77777777" w:rsidR="00B33F08" w:rsidRPr="00B33F08" w:rsidRDefault="00B33F08" w:rsidP="00B33F08">
      <w:r w:rsidRPr="00B33F08">
        <w:t xml:space="preserve">    List&lt;QuotationItem&gt; items = quotation.getItems();</w:t>
      </w:r>
    </w:p>
    <w:p w14:paraId="26B926A5" w14:textId="77777777" w:rsidR="00B33F08" w:rsidRPr="00B33F08" w:rsidRDefault="00B33F08" w:rsidP="00B33F08">
      <w:r w:rsidRPr="00B33F08">
        <w:t xml:space="preserve">    for (QuotationItem item : items) {</w:t>
      </w:r>
    </w:p>
    <w:p w14:paraId="280C3E1E" w14:textId="77777777" w:rsidR="00B33F08" w:rsidRPr="00B33F08" w:rsidRDefault="00B33F08" w:rsidP="00B33F08">
      <w:r w:rsidRPr="00B33F08">
        <w:t xml:space="preserve">        Inventory stock = inventoryRepo.findByItemAndSpec(</w:t>
      </w:r>
    </w:p>
    <w:p w14:paraId="78B7C4E2" w14:textId="77777777" w:rsidR="00B33F08" w:rsidRPr="00B33F08" w:rsidRDefault="00B33F08" w:rsidP="00B33F08">
      <w:r w:rsidRPr="00B33F08">
        <w:t xml:space="preserve">            item.getItemId(), </w:t>
      </w:r>
    </w:p>
    <w:p w14:paraId="3D0916F3" w14:textId="77777777" w:rsidR="00B33F08" w:rsidRPr="00B33F08" w:rsidRDefault="00B33F08" w:rsidP="00B33F08">
      <w:r w:rsidRPr="00B33F08">
        <w:t xml:space="preserve">            item.getSpecification()</w:t>
      </w:r>
    </w:p>
    <w:p w14:paraId="20C24411" w14:textId="77777777" w:rsidR="00B33F08" w:rsidRPr="00B33F08" w:rsidRDefault="00B33F08" w:rsidP="00B33F08">
      <w:r w:rsidRPr="00B33F08">
        <w:t xml:space="preserve">        );</w:t>
      </w:r>
    </w:p>
    <w:p w14:paraId="57BA0735" w14:textId="77777777" w:rsidR="00B33F08" w:rsidRPr="00B33F08" w:rsidRDefault="00B33F08" w:rsidP="00B33F08">
      <w:r w:rsidRPr="00B33F08">
        <w:t xml:space="preserve">        </w:t>
      </w:r>
    </w:p>
    <w:p w14:paraId="16B35D97" w14:textId="77777777" w:rsidR="00B33F08" w:rsidRPr="00B33F08" w:rsidRDefault="00B33F08" w:rsidP="00B33F08">
      <w:r w:rsidRPr="00B33F08">
        <w:t xml:space="preserve">        boolean isFulfilled = false;</w:t>
      </w:r>
    </w:p>
    <w:p w14:paraId="7A1A1B74" w14:textId="77777777" w:rsidR="00B33F08" w:rsidRPr="00B33F08" w:rsidRDefault="00B33F08" w:rsidP="00B33F08">
      <w:r w:rsidRPr="00B33F08">
        <w:t xml:space="preserve">        String source = "PURCHASE";</w:t>
      </w:r>
    </w:p>
    <w:p w14:paraId="569C3AC8" w14:textId="77777777" w:rsidR="00B33F08" w:rsidRPr="00B33F08" w:rsidRDefault="00B33F08" w:rsidP="00B33F08">
      <w:r w:rsidRPr="00B33F08">
        <w:t xml:space="preserve">        </w:t>
      </w:r>
    </w:p>
    <w:p w14:paraId="4287FE6C" w14:textId="77777777" w:rsidR="00B33F08" w:rsidRPr="00B33F08" w:rsidRDefault="00B33F08" w:rsidP="00B33F08">
      <w:r w:rsidRPr="00B33F08">
        <w:t xml:space="preserve">        if (stock != null &amp;&amp; stock.getQuantity() &gt;= item.getQuantity()) {</w:t>
      </w:r>
    </w:p>
    <w:p w14:paraId="7638410F" w14:textId="77777777" w:rsidR="00B33F08" w:rsidRPr="00B33F08" w:rsidRDefault="00B33F08" w:rsidP="00B33F08">
      <w:r w:rsidRPr="00B33F08">
        <w:t xml:space="preserve">            // Deduct from godown</w:t>
      </w:r>
    </w:p>
    <w:p w14:paraId="6724D5C2" w14:textId="77777777" w:rsidR="00B33F08" w:rsidRPr="00B33F08" w:rsidRDefault="00B33F08" w:rsidP="00B33F08">
      <w:r w:rsidRPr="00B33F08">
        <w:t xml:space="preserve">            stock.setQuantity(stock.getQuantity() - item.getQuantity());</w:t>
      </w:r>
    </w:p>
    <w:p w14:paraId="0B295051" w14:textId="77777777" w:rsidR="00B33F08" w:rsidRPr="00B33F08" w:rsidRDefault="00B33F08" w:rsidP="00B33F08">
      <w:r w:rsidRPr="00B33F08">
        <w:t xml:space="preserve">            inventoryRepo.save(stock);</w:t>
      </w:r>
    </w:p>
    <w:p w14:paraId="4AFAE8ED" w14:textId="77777777" w:rsidR="00B33F08" w:rsidRPr="00B33F08" w:rsidRDefault="00B33F08" w:rsidP="00B33F08">
      <w:r w:rsidRPr="00B33F08">
        <w:t xml:space="preserve">            isFulfilled = true;</w:t>
      </w:r>
    </w:p>
    <w:p w14:paraId="16C69A1A" w14:textId="77777777" w:rsidR="00B33F08" w:rsidRPr="00B33F08" w:rsidRDefault="00B33F08" w:rsidP="00B33F08">
      <w:r w:rsidRPr="00B33F08">
        <w:t xml:space="preserve">            source = "GODOWN";</w:t>
      </w:r>
    </w:p>
    <w:p w14:paraId="5C128E4B" w14:textId="77777777" w:rsidR="00B33F08" w:rsidRPr="00B33F08" w:rsidRDefault="00B33F08" w:rsidP="00B33F08">
      <w:r w:rsidRPr="00B33F08">
        <w:t xml:space="preserve">        } else {</w:t>
      </w:r>
    </w:p>
    <w:p w14:paraId="4EE9AB96" w14:textId="77777777" w:rsidR="00B33F08" w:rsidRPr="00B33F08" w:rsidRDefault="00B33F08" w:rsidP="00B33F08">
      <w:r w:rsidRPr="00B33F08">
        <w:t xml:space="preserve">            // Add to vendor purchase list</w:t>
      </w:r>
    </w:p>
    <w:p w14:paraId="7568793F" w14:textId="77777777" w:rsidR="00B33F08" w:rsidRPr="00B33F08" w:rsidRDefault="00B33F08" w:rsidP="00B33F08">
      <w:r w:rsidRPr="00B33F08">
        <w:t xml:space="preserve">            double neededQty = item.getQuantity() - (stock != null ? stock.getQuantity() : 0);</w:t>
      </w:r>
    </w:p>
    <w:p w14:paraId="44006B56" w14:textId="77777777" w:rsidR="00B33F08" w:rsidRPr="00B33F08" w:rsidRDefault="00B33F08" w:rsidP="00B33F08">
      <w:r w:rsidRPr="00B33F08">
        <w:t xml:space="preserve">            </w:t>
      </w:r>
    </w:p>
    <w:p w14:paraId="5F22890C" w14:textId="77777777" w:rsidR="00B33F08" w:rsidRPr="00B33F08" w:rsidRDefault="00B33F08" w:rsidP="00B33F08">
      <w:r w:rsidRPr="00B33F08">
        <w:t xml:space="preserve">            VendorPurchaseList vpl = vendorPurchaseListRepo</w:t>
      </w:r>
    </w:p>
    <w:p w14:paraId="4AF08426" w14:textId="77777777" w:rsidR="00B33F08" w:rsidRPr="00B33F08" w:rsidRDefault="00B33F08" w:rsidP="00B33F08">
      <w:r w:rsidRPr="00B33F08">
        <w:t xml:space="preserve">                .findPendingByVendorAndItem(item.getVendorId(), item.getItemId())</w:t>
      </w:r>
    </w:p>
    <w:p w14:paraId="080A8A23" w14:textId="77777777" w:rsidR="00B33F08" w:rsidRPr="00B33F08" w:rsidRDefault="00B33F08" w:rsidP="00B33F08">
      <w:r w:rsidRPr="00B33F08">
        <w:t xml:space="preserve">                .orElse(new VendorPurchaseList());</w:t>
      </w:r>
    </w:p>
    <w:p w14:paraId="17621C83" w14:textId="77777777" w:rsidR="00B33F08" w:rsidRPr="00B33F08" w:rsidRDefault="00B33F08" w:rsidP="00B33F08">
      <w:r w:rsidRPr="00B33F08">
        <w:t xml:space="preserve">            </w:t>
      </w:r>
    </w:p>
    <w:p w14:paraId="29EC7F1E" w14:textId="77777777" w:rsidR="00B33F08" w:rsidRPr="00B33F08" w:rsidRDefault="00B33F08" w:rsidP="00B33F08">
      <w:r w:rsidRPr="00B33F08">
        <w:t xml:space="preserve">            vpl.setVendorId(item.getVendorId());</w:t>
      </w:r>
    </w:p>
    <w:p w14:paraId="70D57E35" w14:textId="77777777" w:rsidR="00B33F08" w:rsidRPr="00B33F08" w:rsidRDefault="00B33F08" w:rsidP="00B33F08">
      <w:r w:rsidRPr="00B33F08">
        <w:t xml:space="preserve">            vpl.setItemId(item.getItemId());</w:t>
      </w:r>
    </w:p>
    <w:p w14:paraId="4957AF10" w14:textId="77777777" w:rsidR="00B33F08" w:rsidRPr="00B33F08" w:rsidRDefault="00B33F08" w:rsidP="00B33F08">
      <w:r w:rsidRPr="00B33F08">
        <w:t xml:space="preserve">            vpl.setSpecification(item.getSpecification());</w:t>
      </w:r>
    </w:p>
    <w:p w14:paraId="43E3E3BC" w14:textId="77777777" w:rsidR="00B33F08" w:rsidRPr="00B33F08" w:rsidRDefault="00B33F08" w:rsidP="00B33F08">
      <w:r w:rsidRPr="00B33F08">
        <w:lastRenderedPageBreak/>
        <w:t xml:space="preserve">            vpl.setTotalQuantity(vpl.getTotalQuantity() + neededQty);</w:t>
      </w:r>
    </w:p>
    <w:p w14:paraId="18A484DB" w14:textId="77777777" w:rsidR="00B33F08" w:rsidRPr="00B33F08" w:rsidRDefault="00B33F08" w:rsidP="00B33F08">
      <w:r w:rsidRPr="00B33F08">
        <w:t xml:space="preserve">            vendorPurchaseListRepo.save(vpl);</w:t>
      </w:r>
    </w:p>
    <w:p w14:paraId="7A898C10" w14:textId="77777777" w:rsidR="00B33F08" w:rsidRPr="00B33F08" w:rsidRDefault="00B33F08" w:rsidP="00B33F08">
      <w:r w:rsidRPr="00B33F08">
        <w:t xml:space="preserve">        }</w:t>
      </w:r>
    </w:p>
    <w:p w14:paraId="09CF3F19" w14:textId="77777777" w:rsidR="00B33F08" w:rsidRPr="00B33F08" w:rsidRDefault="00B33F08" w:rsidP="00B33F08">
      <w:r w:rsidRPr="00B33F08">
        <w:t xml:space="preserve">        </w:t>
      </w:r>
    </w:p>
    <w:p w14:paraId="6EB44A2B" w14:textId="77777777" w:rsidR="00B33F08" w:rsidRPr="00B33F08" w:rsidRDefault="00B33F08" w:rsidP="00B33F08">
      <w:r w:rsidRPr="00B33F08">
        <w:t xml:space="preserve">        // Create user checklist entry</w:t>
      </w:r>
    </w:p>
    <w:p w14:paraId="158E3448" w14:textId="77777777" w:rsidR="00B33F08" w:rsidRPr="00B33F08" w:rsidRDefault="00B33F08" w:rsidP="00B33F08">
      <w:r w:rsidRPr="00B33F08">
        <w:t xml:space="preserve">        UserMaterialChecklist checklist = new UserMaterialChecklist();</w:t>
      </w:r>
    </w:p>
    <w:p w14:paraId="0B786DEC" w14:textId="77777777" w:rsidR="00B33F08" w:rsidRPr="00B33F08" w:rsidRDefault="00B33F08" w:rsidP="00B33F08">
      <w:r w:rsidRPr="00B33F08">
        <w:t xml:space="preserve">        checklist.setRequestId(request.getId());</w:t>
      </w:r>
    </w:p>
    <w:p w14:paraId="261DC051" w14:textId="77777777" w:rsidR="00B33F08" w:rsidRPr="00B33F08" w:rsidRDefault="00B33F08" w:rsidP="00B33F08">
      <w:r w:rsidRPr="00B33F08">
        <w:t xml:space="preserve">        checklist.setQuotationItemId(item.getId());</w:t>
      </w:r>
    </w:p>
    <w:p w14:paraId="5E67A523" w14:textId="77777777" w:rsidR="00B33F08" w:rsidRPr="00B33F08" w:rsidRDefault="00B33F08" w:rsidP="00B33F08">
      <w:r w:rsidRPr="00B33F08">
        <w:t xml:space="preserve">        checklist.setItemName(item.getItemName());</w:t>
      </w:r>
    </w:p>
    <w:p w14:paraId="49371505" w14:textId="77777777" w:rsidR="00B33F08" w:rsidRPr="00B33F08" w:rsidRDefault="00B33F08" w:rsidP="00B33F08">
      <w:r w:rsidRPr="00B33F08">
        <w:t xml:space="preserve">        checklist.setQuantity(item.getQuantity());</w:t>
      </w:r>
    </w:p>
    <w:p w14:paraId="612E2A78" w14:textId="77777777" w:rsidR="00B33F08" w:rsidRPr="00B33F08" w:rsidRDefault="00B33F08" w:rsidP="00B33F08">
      <w:r w:rsidRPr="00B33F08">
        <w:t xml:space="preserve">        checklist.setSource(source);</w:t>
      </w:r>
    </w:p>
    <w:p w14:paraId="43202CA3" w14:textId="77777777" w:rsidR="00B33F08" w:rsidRPr="00B33F08" w:rsidRDefault="00B33F08" w:rsidP="00B33F08">
      <w:r w:rsidRPr="00B33F08">
        <w:t xml:space="preserve">        checklist.setIsFulfilled(isFulfilled);</w:t>
      </w:r>
    </w:p>
    <w:p w14:paraId="445D4A66" w14:textId="77777777" w:rsidR="00B33F08" w:rsidRPr="00B33F08" w:rsidRDefault="00B33F08" w:rsidP="00B33F08">
      <w:r w:rsidRPr="00B33F08">
        <w:t xml:space="preserve">        userChecklistRepo.save(checklist);</w:t>
      </w:r>
    </w:p>
    <w:p w14:paraId="49FBF515" w14:textId="77777777" w:rsidR="00B33F08" w:rsidRPr="00B33F08" w:rsidRDefault="00B33F08" w:rsidP="00B33F08">
      <w:r w:rsidRPr="00B33F08">
        <w:t xml:space="preserve">    }</w:t>
      </w:r>
    </w:p>
    <w:p w14:paraId="61F61226" w14:textId="77777777" w:rsidR="00B33F08" w:rsidRPr="00B33F08" w:rsidRDefault="00B33F08" w:rsidP="00B33F08">
      <w:r w:rsidRPr="00B33F08">
        <w:t xml:space="preserve">    </w:t>
      </w:r>
    </w:p>
    <w:p w14:paraId="38232EBF" w14:textId="77777777" w:rsidR="00B33F08" w:rsidRPr="00B33F08" w:rsidRDefault="00B33F08" w:rsidP="00B33F08">
      <w:r w:rsidRPr="00B33F08">
        <w:t xml:space="preserve">    // 2. Create Amount Due entry</w:t>
      </w:r>
    </w:p>
    <w:p w14:paraId="38C5214A" w14:textId="77777777" w:rsidR="00B33F08" w:rsidRPr="00B33F08" w:rsidRDefault="00B33F08" w:rsidP="00B33F08">
      <w:r w:rsidRPr="00B33F08">
        <w:t xml:space="preserve">    AmountDue amountDue = new AmountDue();</w:t>
      </w:r>
    </w:p>
    <w:p w14:paraId="7D9AEDCB" w14:textId="77777777" w:rsidR="00B33F08" w:rsidRPr="00B33F08" w:rsidRDefault="00B33F08" w:rsidP="00B33F08">
      <w:r w:rsidRPr="00B33F08">
        <w:t xml:space="preserve">    amountDue.setRequestId(request.getId());</w:t>
      </w:r>
    </w:p>
    <w:p w14:paraId="3BA183C0" w14:textId="77777777" w:rsidR="00B33F08" w:rsidRPr="00B33F08" w:rsidRDefault="00B33F08" w:rsidP="00B33F08">
      <w:r w:rsidRPr="00B33F08">
        <w:t xml:space="preserve">    amountDue.setRequesterId(request.getRequesterId());</w:t>
      </w:r>
    </w:p>
    <w:p w14:paraId="3E483218" w14:textId="77777777" w:rsidR="00B33F08" w:rsidRPr="00B33F08" w:rsidRDefault="00B33F08" w:rsidP="00B33F08">
      <w:r w:rsidRPr="00B33F08">
        <w:t xml:space="preserve">    amountDue.setTotalAmount(quotation.getTotalCost());</w:t>
      </w:r>
    </w:p>
    <w:p w14:paraId="72B69849" w14:textId="77777777" w:rsidR="00B33F08" w:rsidRPr="00B33F08" w:rsidRDefault="00B33F08" w:rsidP="00B33F08">
      <w:r w:rsidRPr="00B33F08">
        <w:t xml:space="preserve">    amountDue.setAmountPending(quotation.getTotalCost());</w:t>
      </w:r>
    </w:p>
    <w:p w14:paraId="61FD12FE" w14:textId="77777777" w:rsidR="00B33F08" w:rsidRPr="00B33F08" w:rsidRDefault="00B33F08" w:rsidP="00B33F08">
      <w:r w:rsidRPr="00B33F08">
        <w:t xml:space="preserve">    amountDue.setPaymentStatus("PENDING");</w:t>
      </w:r>
    </w:p>
    <w:p w14:paraId="44CE7875" w14:textId="77777777" w:rsidR="00B33F08" w:rsidRPr="00B33F08" w:rsidRDefault="00B33F08" w:rsidP="00B33F08">
      <w:r w:rsidRPr="00B33F08">
        <w:t xml:space="preserve">    amountDueRepo.save(amountDue);</w:t>
      </w:r>
    </w:p>
    <w:p w14:paraId="3FF006B5" w14:textId="77777777" w:rsidR="00B33F08" w:rsidRPr="00B33F08" w:rsidRDefault="00B33F08" w:rsidP="00B33F08">
      <w:r w:rsidRPr="00B33F08">
        <w:t xml:space="preserve">    </w:t>
      </w:r>
    </w:p>
    <w:p w14:paraId="763E1E4D" w14:textId="77777777" w:rsidR="00B33F08" w:rsidRPr="00B33F08" w:rsidRDefault="00B33F08" w:rsidP="00B33F08">
      <w:r w:rsidRPr="00B33F08">
        <w:t xml:space="preserve">    // 3. Log action for SA approval</w:t>
      </w:r>
    </w:p>
    <w:p w14:paraId="481D53ED" w14:textId="77777777" w:rsidR="00B33F08" w:rsidRPr="00B33F08" w:rsidRDefault="00B33F08" w:rsidP="00B33F08">
      <w:r w:rsidRPr="00B33F08">
        <w:t xml:space="preserve">    AdminActionLog log = new AdminActionLog();</w:t>
      </w:r>
    </w:p>
    <w:p w14:paraId="282990ED" w14:textId="77777777" w:rsidR="00B33F08" w:rsidRPr="00B33F08" w:rsidRDefault="00B33F08" w:rsidP="00B33F08">
      <w:r w:rsidRPr="00B33F08">
        <w:t xml:space="preserve">    log.setActionType("LISTS_GENERATED");</w:t>
      </w:r>
    </w:p>
    <w:p w14:paraId="5DA9A82A" w14:textId="77777777" w:rsidR="00B33F08" w:rsidRPr="00B33F08" w:rsidRDefault="00B33F08" w:rsidP="00B33F08">
      <w:r w:rsidRPr="00B33F08">
        <w:t xml:space="preserve">    log.setRequestId(request.getId());</w:t>
      </w:r>
    </w:p>
    <w:p w14:paraId="50A54BD1" w14:textId="77777777" w:rsidR="00B33F08" w:rsidRPr="00B33F08" w:rsidRDefault="00B33F08" w:rsidP="00B33F08">
      <w:r w:rsidRPr="00B33F08">
        <w:lastRenderedPageBreak/>
        <w:t xml:space="preserve">    log.setPerformedByAdminId(getCurrentUser().getId());</w:t>
      </w:r>
    </w:p>
    <w:p w14:paraId="705A74BA" w14:textId="77777777" w:rsidR="00B33F08" w:rsidRPr="00B33F08" w:rsidRDefault="00B33F08" w:rsidP="00B33F08">
      <w:r w:rsidRPr="00B33F08">
        <w:t xml:space="preserve">    log.setStatus("PENDING_SA_APPROVAL");</w:t>
      </w:r>
    </w:p>
    <w:p w14:paraId="593D01AC" w14:textId="77777777" w:rsidR="00B33F08" w:rsidRPr="00B33F08" w:rsidRDefault="00B33F08" w:rsidP="00B33F08">
      <w:r w:rsidRPr="00B33F08">
        <w:t xml:space="preserve">    adminActionLogRepo.save(log);</w:t>
      </w:r>
    </w:p>
    <w:p w14:paraId="1476184D" w14:textId="77777777" w:rsidR="00B33F08" w:rsidRPr="00B33F08" w:rsidRDefault="00B33F08" w:rsidP="00B33F08">
      <w:r w:rsidRPr="00B33F08">
        <w:t xml:space="preserve">    </w:t>
      </w:r>
    </w:p>
    <w:p w14:paraId="118EFC45" w14:textId="77777777" w:rsidR="00B33F08" w:rsidRPr="00B33F08" w:rsidRDefault="00B33F08" w:rsidP="00B33F08">
      <w:r w:rsidRPr="00B33F08">
        <w:t xml:space="preserve">    // Notify SA</w:t>
      </w:r>
    </w:p>
    <w:p w14:paraId="3570A2AE" w14:textId="77777777" w:rsidR="00B33F08" w:rsidRPr="00B33F08" w:rsidRDefault="00B33F08" w:rsidP="00B33F08">
      <w:r w:rsidRPr="00B33F08">
        <w:t xml:space="preserve">    emailService.sendAsync(</w:t>
      </w:r>
    </w:p>
    <w:p w14:paraId="3D1DCF38" w14:textId="77777777" w:rsidR="00B33F08" w:rsidRPr="00B33F08" w:rsidRDefault="00B33F08" w:rsidP="00B33F08">
      <w:r w:rsidRPr="00B33F08">
        <w:t xml:space="preserve">        getSuperAdminEmail(),</w:t>
      </w:r>
    </w:p>
    <w:p w14:paraId="3BA3614C" w14:textId="77777777" w:rsidR="00B33F08" w:rsidRPr="00B33F08" w:rsidRDefault="00B33F08" w:rsidP="00B33F08">
      <w:r w:rsidRPr="00B33F08">
        <w:t xml:space="preserve">        "Lists Generated - Approval Required: " + request.getRequestNumber(),</w:t>
      </w:r>
    </w:p>
    <w:p w14:paraId="05D8852B" w14:textId="77777777" w:rsidR="00B33F08" w:rsidRPr="00B33F08" w:rsidRDefault="00B33F08" w:rsidP="00B33F08">
      <w:r w:rsidRPr="00B33F08">
        <w:t xml:space="preserve">        "Admin has generated purchase lists. Please review and approve."</w:t>
      </w:r>
    </w:p>
    <w:p w14:paraId="5E796CF4" w14:textId="77777777" w:rsidR="00B33F08" w:rsidRPr="00B33F08" w:rsidRDefault="00B33F08" w:rsidP="00B33F08">
      <w:r w:rsidRPr="00B33F08">
        <w:t xml:space="preserve">    );</w:t>
      </w:r>
    </w:p>
    <w:p w14:paraId="7355BE87" w14:textId="77777777" w:rsidR="00B33F08" w:rsidRPr="00B33F08" w:rsidRDefault="00B33F08" w:rsidP="00B33F08">
      <w:r w:rsidRPr="00B33F08">
        <w:t xml:space="preserve">    </w:t>
      </w:r>
    </w:p>
    <w:p w14:paraId="3B7B44D8" w14:textId="77777777" w:rsidR="00B33F08" w:rsidRPr="00B33F08" w:rsidRDefault="00B33F08" w:rsidP="00B33F08">
      <w:r w:rsidRPr="00B33F08">
        <w:t xml:space="preserve">    return ResponseEntity.ok("Lists generated, awaiting SA approval");</w:t>
      </w:r>
    </w:p>
    <w:p w14:paraId="030CD96E" w14:textId="77777777" w:rsidR="00B33F08" w:rsidRPr="00B33F08" w:rsidRDefault="00B33F08" w:rsidP="00B33F08">
      <w:r w:rsidRPr="00B33F08">
        <w:t>}</w:t>
      </w:r>
    </w:p>
    <w:p w14:paraId="1EFE04F7" w14:textId="77777777" w:rsidR="00B33F08" w:rsidRPr="00B33F08" w:rsidRDefault="00B33F08" w:rsidP="00B33F08">
      <w:r w:rsidRPr="00B33F08">
        <w:rPr>
          <w:b/>
          <w:bCs/>
        </w:rPr>
        <w:t>Step 4.2: SA Approves Lists</w:t>
      </w:r>
    </w:p>
    <w:p w14:paraId="12112D76" w14:textId="77777777" w:rsidR="00B33F08" w:rsidRPr="00B33F08" w:rsidRDefault="00B33F08" w:rsidP="00B33F08">
      <w:r w:rsidRPr="00B33F08">
        <w:t>java</w:t>
      </w:r>
    </w:p>
    <w:p w14:paraId="3809B50D" w14:textId="77777777" w:rsidR="00B33F08" w:rsidRPr="00B33F08" w:rsidRDefault="00B33F08" w:rsidP="00B33F08">
      <w:r w:rsidRPr="00B33F08">
        <w:t>@PostMapping("/api/admin-actions/{logId}/approve")</w:t>
      </w:r>
    </w:p>
    <w:p w14:paraId="67737B80" w14:textId="77777777" w:rsidR="00B33F08" w:rsidRPr="00B33F08" w:rsidRDefault="00B33F08" w:rsidP="00B33F08">
      <w:r w:rsidRPr="00B33F08">
        <w:t>@PreAuthorize("hasRole('SUPER_ADMIN')")</w:t>
      </w:r>
    </w:p>
    <w:p w14:paraId="5455DE27" w14:textId="77777777" w:rsidR="00B33F08" w:rsidRPr="00B33F08" w:rsidRDefault="00B33F08" w:rsidP="00B33F08">
      <w:r w:rsidRPr="00B33F08">
        <w:t>public ResponseEntity&lt;?&gt; approveAdminAction(@PathVariable Long logId) {</w:t>
      </w:r>
    </w:p>
    <w:p w14:paraId="7D385348" w14:textId="77777777" w:rsidR="00B33F08" w:rsidRPr="00B33F08" w:rsidRDefault="00B33F08" w:rsidP="00B33F08">
      <w:r w:rsidRPr="00B33F08">
        <w:t xml:space="preserve">    AdminActionLog log = adminActionLogRepo.findById(logId).orElseThrow();</w:t>
      </w:r>
    </w:p>
    <w:p w14:paraId="74DFFE8B" w14:textId="77777777" w:rsidR="00B33F08" w:rsidRPr="00B33F08" w:rsidRDefault="00B33F08" w:rsidP="00B33F08">
      <w:r w:rsidRPr="00B33F08">
        <w:t xml:space="preserve">    Request request = requestRepo.findById(log.getRequestId()).orElseThrow();</w:t>
      </w:r>
    </w:p>
    <w:p w14:paraId="50351168" w14:textId="77777777" w:rsidR="00B33F08" w:rsidRPr="00B33F08" w:rsidRDefault="00B33F08" w:rsidP="00B33F08">
      <w:r w:rsidRPr="00B33F08">
        <w:t xml:space="preserve">    </w:t>
      </w:r>
    </w:p>
    <w:p w14:paraId="1EE9A6D0" w14:textId="77777777" w:rsidR="00B33F08" w:rsidRPr="00B33F08" w:rsidRDefault="00B33F08" w:rsidP="00B33F08">
      <w:r w:rsidRPr="00B33F08">
        <w:t xml:space="preserve">    log.setStatus("APPROVED");</w:t>
      </w:r>
    </w:p>
    <w:p w14:paraId="04B13FD9" w14:textId="77777777" w:rsidR="00B33F08" w:rsidRPr="00B33F08" w:rsidRDefault="00B33F08" w:rsidP="00B33F08">
      <w:r w:rsidRPr="00B33F08">
        <w:t xml:space="preserve">    log.setApprovedBySaId(getCurrentUser().getId());</w:t>
      </w:r>
    </w:p>
    <w:p w14:paraId="1EEB29D9" w14:textId="77777777" w:rsidR="00B33F08" w:rsidRPr="00B33F08" w:rsidRDefault="00B33F08" w:rsidP="00B33F08">
      <w:r w:rsidRPr="00B33F08">
        <w:t xml:space="preserve">    log.setApprovedAt(LocalDateTime.now());</w:t>
      </w:r>
    </w:p>
    <w:p w14:paraId="3EB11E48" w14:textId="77777777" w:rsidR="00B33F08" w:rsidRPr="00B33F08" w:rsidRDefault="00B33F08" w:rsidP="00B33F08">
      <w:r w:rsidRPr="00B33F08">
        <w:t xml:space="preserve">    adminActionLogRepo.save(log);</w:t>
      </w:r>
    </w:p>
    <w:p w14:paraId="2BE38FB1" w14:textId="77777777" w:rsidR="00B33F08" w:rsidRPr="00B33F08" w:rsidRDefault="00B33F08" w:rsidP="00B33F08">
      <w:r w:rsidRPr="00B33F08">
        <w:t xml:space="preserve">    </w:t>
      </w:r>
    </w:p>
    <w:p w14:paraId="540C437B" w14:textId="77777777" w:rsidR="00B33F08" w:rsidRPr="00B33F08" w:rsidRDefault="00B33F08" w:rsidP="00B33F08">
      <w:r w:rsidRPr="00B33F08">
        <w:t xml:space="preserve">    if (log.getActionType().equals("LISTS_GENERATED")) {</w:t>
      </w:r>
    </w:p>
    <w:p w14:paraId="758598C7" w14:textId="77777777" w:rsidR="00B33F08" w:rsidRPr="00B33F08" w:rsidRDefault="00B33F08" w:rsidP="00B33F08">
      <w:r w:rsidRPr="00B33F08">
        <w:t xml:space="preserve">        request.setStatus("VENDOR_LIST_PREPARED");</w:t>
      </w:r>
    </w:p>
    <w:p w14:paraId="2142F4FE" w14:textId="77777777" w:rsidR="00B33F08" w:rsidRPr="00B33F08" w:rsidRDefault="00B33F08" w:rsidP="00B33F08">
      <w:r w:rsidRPr="00B33F08">
        <w:lastRenderedPageBreak/>
        <w:t xml:space="preserve">        requestRepo.save(request);</w:t>
      </w:r>
    </w:p>
    <w:p w14:paraId="20BD80ED" w14:textId="77777777" w:rsidR="00B33F08" w:rsidRPr="00B33F08" w:rsidRDefault="00B33F08" w:rsidP="00B33F08">
      <w:r w:rsidRPr="00B33F08">
        <w:t xml:space="preserve">    }</w:t>
      </w:r>
    </w:p>
    <w:p w14:paraId="2107D6F8" w14:textId="77777777" w:rsidR="00B33F08" w:rsidRPr="00B33F08" w:rsidRDefault="00B33F08" w:rsidP="00B33F08">
      <w:r w:rsidRPr="00B33F08">
        <w:t xml:space="preserve">    </w:t>
      </w:r>
    </w:p>
    <w:p w14:paraId="44CEBDE3" w14:textId="77777777" w:rsidR="00B33F08" w:rsidRPr="00B33F08" w:rsidRDefault="00B33F08" w:rsidP="00B33F08">
      <w:r w:rsidRPr="00B33F08">
        <w:t xml:space="preserve">    return ResponseEntity.ok("Action approved");</w:t>
      </w:r>
    </w:p>
    <w:p w14:paraId="4A57867B" w14:textId="77777777" w:rsidR="00B33F08" w:rsidRPr="00B33F08" w:rsidRDefault="00B33F08" w:rsidP="00B33F08">
      <w:r w:rsidRPr="00B33F08">
        <w:t>}</w:t>
      </w:r>
    </w:p>
    <w:p w14:paraId="1ACEEE6F" w14:textId="77777777" w:rsidR="00B33F08" w:rsidRPr="00B33F08" w:rsidRDefault="00B33F08" w:rsidP="00B33F08">
      <w:r w:rsidRPr="00B33F08">
        <w:t>```</w:t>
      </w:r>
    </w:p>
    <w:p w14:paraId="0F9DD252" w14:textId="77777777" w:rsidR="00B33F08" w:rsidRPr="00B33F08" w:rsidRDefault="00B33F08" w:rsidP="00B33F08"/>
    <w:p w14:paraId="349A5DE5" w14:textId="77777777" w:rsidR="00B33F08" w:rsidRPr="00B33F08" w:rsidRDefault="00B33F08" w:rsidP="00B33F08">
      <w:r w:rsidRPr="00B33F08">
        <w:t>---</w:t>
      </w:r>
    </w:p>
    <w:p w14:paraId="2110E652" w14:textId="77777777" w:rsidR="00B33F08" w:rsidRPr="00B33F08" w:rsidRDefault="00B33F08" w:rsidP="00B33F08"/>
    <w:p w14:paraId="35F05D2A" w14:textId="071933FE" w:rsidR="00B33F08" w:rsidRPr="0079334C" w:rsidRDefault="00B33F08" w:rsidP="00B33F08">
      <w:pPr>
        <w:rPr>
          <w:b/>
          <w:bCs/>
          <w:color w:val="EE0000"/>
        </w:rPr>
      </w:pPr>
      <w:r w:rsidRPr="0079334C">
        <w:rPr>
          <w:b/>
          <w:bCs/>
          <w:color w:val="EE0000"/>
        </w:rPr>
        <w:t>PHASE 5: Procurement</w:t>
      </w:r>
    </w:p>
    <w:p w14:paraId="6132EAA6" w14:textId="77777777" w:rsidR="00B33F08" w:rsidRPr="00B33F08" w:rsidRDefault="00B33F08" w:rsidP="00B33F08">
      <w:r w:rsidRPr="00B33F08">
        <w:t>**Step 5.1: View Vendor Purchase Lists**</w:t>
      </w:r>
    </w:p>
    <w:p w14:paraId="7960CCB3" w14:textId="77777777" w:rsidR="00B33F08" w:rsidRPr="00B33F08" w:rsidRDefault="00B33F08" w:rsidP="00B33F08"/>
    <w:p w14:paraId="1199EC89" w14:textId="77777777" w:rsidR="00B33F08" w:rsidRPr="00B33F08" w:rsidRDefault="00B33F08" w:rsidP="00B33F08">
      <w:r w:rsidRPr="00B33F08">
        <w:t>**Admin/SA Dashboard - "Vendor Purchase Lists" Tab:**</w:t>
      </w:r>
    </w:p>
    <w:p w14:paraId="591400D6" w14:textId="77777777" w:rsidR="00B33F08" w:rsidRPr="00B33F08" w:rsidRDefault="00B33F08" w:rsidP="00B33F08">
      <w:r w:rsidRPr="00B33F08">
        <w:t>```</w:t>
      </w:r>
    </w:p>
    <w:p w14:paraId="6F70ED01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5A41225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VENDOR A - PENDING PURCHASES                              </w:t>
      </w:r>
      <w:r w:rsidRPr="00B33F08">
        <w:rPr>
          <w:rFonts w:ascii="Arial" w:hAnsi="Arial" w:cs="Arial"/>
        </w:rPr>
        <w:t>║</w:t>
      </w:r>
    </w:p>
    <w:p w14:paraId="0FCF61DD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Last Updated: 2025-02-09                                   </w:t>
      </w:r>
      <w:r w:rsidRPr="00B33F08">
        <w:rPr>
          <w:rFonts w:ascii="Arial" w:hAnsi="Arial" w:cs="Arial"/>
        </w:rPr>
        <w:t>║</w:t>
      </w:r>
    </w:p>
    <w:p w14:paraId="21EA113C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2BA3FC3F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         | Spec    | Qty   | Unit  | Status           </w:t>
      </w:r>
      <w:r w:rsidRPr="00B33F08">
        <w:rPr>
          <w:rFonts w:ascii="Arial" w:hAnsi="Arial" w:cs="Arial"/>
        </w:rPr>
        <w:t>║</w:t>
      </w:r>
    </w:p>
    <w:p w14:paraId="4D10C15F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</w:t>
      </w:r>
      <w:r w:rsidRPr="00B33F08">
        <w:t xml:space="preserve"> </w:t>
      </w:r>
      <w:r w:rsidRPr="00B33F08">
        <w:rPr>
          <w:rFonts w:ascii="Arial" w:hAnsi="Arial" w:cs="Arial"/>
        </w:rPr>
        <w:t>║</w:t>
      </w:r>
    </w:p>
    <w:p w14:paraId="16D7341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Symbol" w:hAnsi="Segoe UI Symbol" w:cs="Segoe UI Symbol"/>
        </w:rPr>
        <w:t>☐</w:t>
      </w:r>
      <w:r w:rsidRPr="00B33F08">
        <w:t xml:space="preserve"> Ply        | 6mm     | 15    | sqft  | </w:t>
      </w:r>
      <w:r w:rsidRPr="00B33F08">
        <w:rPr>
          <w:rFonts w:ascii="Segoe UI Emoji" w:hAnsi="Segoe UI Emoji" w:cs="Segoe UI Emoji"/>
        </w:rPr>
        <w:t>⏳</w:t>
      </w:r>
      <w:r w:rsidRPr="00B33F08">
        <w:t xml:space="preserve"> Pending       </w:t>
      </w:r>
      <w:r w:rsidRPr="00B33F08">
        <w:rPr>
          <w:rFonts w:ascii="Arial" w:hAnsi="Arial" w:cs="Arial"/>
        </w:rPr>
        <w:t>║</w:t>
      </w:r>
    </w:p>
    <w:p w14:paraId="58F69413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Symbol" w:hAnsi="Segoe UI Symbol" w:cs="Segoe UI Symbol"/>
        </w:rPr>
        <w:t>☑</w:t>
      </w:r>
      <w:r w:rsidRPr="00B33F08">
        <w:t xml:space="preserve"> Fevicol    | 1kg     | 8     | btls  | </w:t>
      </w:r>
      <w:r w:rsidRPr="00B33F08">
        <w:rPr>
          <w:rFonts w:ascii="Segoe UI Symbol" w:hAnsi="Segoe UI Symbol" w:cs="Segoe UI Symbol"/>
        </w:rPr>
        <w:t>✓</w:t>
      </w:r>
      <w:r w:rsidRPr="00B33F08">
        <w:t xml:space="preserve"> Purchased     </w:t>
      </w:r>
      <w:r w:rsidRPr="00B33F08">
        <w:rPr>
          <w:rFonts w:ascii="Arial" w:hAnsi="Arial" w:cs="Arial"/>
        </w:rPr>
        <w:t>║</w:t>
      </w:r>
    </w:p>
    <w:p w14:paraId="069B7373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Segoe UI Symbol" w:hAnsi="Segoe UI Symbol" w:cs="Segoe UI Symbol"/>
        </w:rPr>
        <w:t>☐</w:t>
      </w:r>
      <w:r w:rsidRPr="00B33F08">
        <w:t xml:space="preserve"> Iron Nails | 2 inch  | 5     | kg    | </w:t>
      </w:r>
      <w:r w:rsidRPr="00B33F08">
        <w:rPr>
          <w:rFonts w:ascii="Segoe UI Emoji" w:hAnsi="Segoe UI Emoji" w:cs="Segoe UI Emoji"/>
        </w:rPr>
        <w:t>⏳</w:t>
      </w:r>
      <w:r w:rsidRPr="00B33F08">
        <w:t xml:space="preserve"> Pending       </w:t>
      </w:r>
      <w:r w:rsidRPr="00B33F08">
        <w:rPr>
          <w:rFonts w:ascii="Arial" w:hAnsi="Arial" w:cs="Arial"/>
        </w:rPr>
        <w:t>║</w:t>
      </w:r>
    </w:p>
    <w:p w14:paraId="14A8AE63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2636DADE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[Mark Selected as Purchased] [Upload Invoice]             </w:t>
      </w:r>
      <w:r w:rsidRPr="00B33F08">
        <w:rPr>
          <w:rFonts w:ascii="Arial" w:hAnsi="Arial" w:cs="Arial"/>
        </w:rPr>
        <w:t>║</w:t>
      </w:r>
    </w:p>
    <w:p w14:paraId="21773464" w14:textId="77777777" w:rsidR="00B33F08" w:rsidRPr="00B33F08" w:rsidRDefault="00B33F08" w:rsidP="00B33F08">
      <w:r w:rsidRPr="00B33F08">
        <w:rPr>
          <w:rFonts w:ascii="Arial" w:hAnsi="Arial" w:cs="Arial"/>
        </w:rPr>
        <w:lastRenderedPageBreak/>
        <w:t>╚═══════════════════════════════════════════════════════════╝</w:t>
      </w:r>
    </w:p>
    <w:p w14:paraId="7521AD94" w14:textId="77777777" w:rsidR="00B33F08" w:rsidRPr="00B33F08" w:rsidRDefault="00B33F08" w:rsidP="00B33F08">
      <w:r w:rsidRPr="00B33F08">
        <w:t>```</w:t>
      </w:r>
    </w:p>
    <w:p w14:paraId="280CEB05" w14:textId="77777777" w:rsidR="00B33F08" w:rsidRPr="00B33F08" w:rsidRDefault="00B33F08" w:rsidP="00B33F08"/>
    <w:p w14:paraId="12A0FA28" w14:textId="77777777" w:rsidR="00B33F08" w:rsidRPr="00B33F08" w:rsidRDefault="00B33F08" w:rsidP="00B33F08">
      <w:r w:rsidRPr="00B33F08">
        <w:t>**Step 5.2: Mark Items Purchased**</w:t>
      </w:r>
    </w:p>
    <w:p w14:paraId="44A9941E" w14:textId="77777777" w:rsidR="00B33F08" w:rsidRPr="00B33F08" w:rsidRDefault="00B33F08" w:rsidP="00B33F08">
      <w:r w:rsidRPr="00B33F08">
        <w:t>```</w:t>
      </w:r>
    </w:p>
    <w:p w14:paraId="38A41698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0A039AF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MARK AS PURCHASED - VENDOR A                              </w:t>
      </w:r>
      <w:r w:rsidRPr="00B33F08">
        <w:rPr>
          <w:rFonts w:ascii="Arial" w:hAnsi="Arial" w:cs="Arial"/>
        </w:rPr>
        <w:t>║</w:t>
      </w:r>
    </w:p>
    <w:p w14:paraId="475BBB3C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252AC2AB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Selected Items:                                            </w:t>
      </w:r>
      <w:r w:rsidRPr="00B33F08">
        <w:rPr>
          <w:rFonts w:ascii="Arial" w:hAnsi="Arial" w:cs="Arial"/>
        </w:rPr>
        <w:t>║</w:t>
      </w:r>
    </w:p>
    <w:p w14:paraId="747AD3BD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Calibri" w:hAnsi="Calibri" w:cs="Calibri"/>
        </w:rPr>
        <w:t>•</w:t>
      </w:r>
      <w:r w:rsidRPr="00B33F08">
        <w:t xml:space="preserve"> Ply (6mm) - 15 sqft                                     </w:t>
      </w:r>
      <w:r w:rsidRPr="00B33F08">
        <w:rPr>
          <w:rFonts w:ascii="Arial" w:hAnsi="Arial" w:cs="Arial"/>
        </w:rPr>
        <w:t>║</w:t>
      </w:r>
    </w:p>
    <w:p w14:paraId="2719EDA7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Calibri" w:hAnsi="Calibri" w:cs="Calibri"/>
        </w:rPr>
        <w:t>•</w:t>
      </w:r>
      <w:r w:rsidRPr="00B33F08">
        <w:t xml:space="preserve"> Iron Nails (2 inch) - 5 kg                              </w:t>
      </w:r>
      <w:r w:rsidRPr="00B33F08">
        <w:rPr>
          <w:rFonts w:ascii="Arial" w:hAnsi="Arial" w:cs="Arial"/>
        </w:rPr>
        <w:t>║</w:t>
      </w:r>
    </w:p>
    <w:p w14:paraId="28BEDA0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3CBF7837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Upload Invoice*:                                           </w:t>
      </w:r>
      <w:r w:rsidRPr="00B33F08">
        <w:rPr>
          <w:rFonts w:ascii="Arial" w:hAnsi="Arial" w:cs="Arial"/>
        </w:rPr>
        <w:t>║</w:t>
      </w:r>
    </w:p>
    <w:p w14:paraId="1873B3DE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[Choose File] invoice_vendorA_20250209.pdf                </w:t>
      </w:r>
      <w:r w:rsidRPr="00B33F08">
        <w:rPr>
          <w:rFonts w:ascii="Arial" w:hAnsi="Arial" w:cs="Arial"/>
        </w:rPr>
        <w:t>║</w:t>
      </w:r>
    </w:p>
    <w:p w14:paraId="29C815FB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7BFFF8D9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Purchase Date*: [2025-02-09]                              </w:t>
      </w:r>
      <w:r w:rsidRPr="00B33F08">
        <w:rPr>
          <w:rFonts w:ascii="Arial" w:hAnsi="Arial" w:cs="Arial"/>
        </w:rPr>
        <w:t>║</w:t>
      </w:r>
    </w:p>
    <w:p w14:paraId="25FAA5A7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1BB1C539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Actual Rates (for rate history):                          </w:t>
      </w:r>
      <w:r w:rsidRPr="00B33F08">
        <w:rPr>
          <w:rFonts w:ascii="Arial" w:hAnsi="Arial" w:cs="Arial"/>
        </w:rPr>
        <w:t>║</w:t>
      </w:r>
    </w:p>
    <w:p w14:paraId="0DE7CF1C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Ply (6mm): ₹[120] per sqft                               </w:t>
      </w:r>
      <w:r w:rsidRPr="00B33F08">
        <w:rPr>
          <w:rFonts w:ascii="Arial" w:hAnsi="Arial" w:cs="Arial"/>
        </w:rPr>
        <w:t>║</w:t>
      </w:r>
    </w:p>
    <w:p w14:paraId="11012FE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Iron Nails: ₹[80] per kg                                  </w:t>
      </w:r>
      <w:r w:rsidRPr="00B33F08">
        <w:rPr>
          <w:rFonts w:ascii="Arial" w:hAnsi="Arial" w:cs="Arial"/>
        </w:rPr>
        <w:t>║</w:t>
      </w:r>
    </w:p>
    <w:p w14:paraId="759681E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2A01AF5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[Cancel] [Confirm Purchase]                               </w:t>
      </w:r>
      <w:r w:rsidRPr="00B33F08">
        <w:rPr>
          <w:rFonts w:ascii="Arial" w:hAnsi="Arial" w:cs="Arial"/>
        </w:rPr>
        <w:t>║</w:t>
      </w:r>
    </w:p>
    <w:p w14:paraId="1DAF85C7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71ABE47A" w14:textId="77777777" w:rsidR="00B33F08" w:rsidRPr="00B33F08" w:rsidRDefault="00B33F08" w:rsidP="00B33F08">
      <w:r w:rsidRPr="00B33F08">
        <w:t>java</w:t>
      </w:r>
    </w:p>
    <w:p w14:paraId="6A691D92" w14:textId="77777777" w:rsidR="00B33F08" w:rsidRPr="00B33F08" w:rsidRDefault="00B33F08" w:rsidP="00B33F08">
      <w:r w:rsidRPr="00B33F08">
        <w:t>@PostMapping("/api/vendor-lists/mark-purchased")</w:t>
      </w:r>
    </w:p>
    <w:p w14:paraId="5DA0509D" w14:textId="77777777" w:rsidR="00B33F08" w:rsidRPr="00B33F08" w:rsidRDefault="00B33F08" w:rsidP="00B33F08">
      <w:r w:rsidRPr="00B33F08">
        <w:t>@PreAuthorize("hasAnyRole('ADMIN', 'SUPER_ADMIN')")</w:t>
      </w:r>
    </w:p>
    <w:p w14:paraId="6A418A6C" w14:textId="77777777" w:rsidR="00B33F08" w:rsidRPr="00B33F08" w:rsidRDefault="00B33F08" w:rsidP="00B33F08">
      <w:r w:rsidRPr="00B33F08">
        <w:lastRenderedPageBreak/>
        <w:t>public ResponseEntity&lt;?&gt; markPurchased(@RequestBody PurchaseConfirmationDTO dto) {</w:t>
      </w:r>
    </w:p>
    <w:p w14:paraId="6F6846F2" w14:textId="77777777" w:rsidR="00B33F08" w:rsidRPr="00B33F08" w:rsidRDefault="00B33F08" w:rsidP="00B33F08">
      <w:r w:rsidRPr="00B33F08">
        <w:t xml:space="preserve">    // Update vendor purchase list</w:t>
      </w:r>
    </w:p>
    <w:p w14:paraId="0E769978" w14:textId="77777777" w:rsidR="00B33F08" w:rsidRPr="00B33F08" w:rsidRDefault="00B33F08" w:rsidP="00B33F08">
      <w:r w:rsidRPr="00B33F08">
        <w:t xml:space="preserve">    for (Long itemId : dto.getItemIds()) {</w:t>
      </w:r>
    </w:p>
    <w:p w14:paraId="76EA4544" w14:textId="77777777" w:rsidR="00B33F08" w:rsidRPr="00B33F08" w:rsidRDefault="00B33F08" w:rsidP="00B33F08">
      <w:r w:rsidRPr="00B33F08">
        <w:t xml:space="preserve">        VendorPurchaseList vpl = vendorPurchaseListRepo.findById(itemId).orElseThrow();</w:t>
      </w:r>
    </w:p>
    <w:p w14:paraId="14703625" w14:textId="77777777" w:rsidR="00B33F08" w:rsidRPr="00B33F08" w:rsidRDefault="00B33F08" w:rsidP="00B33F08">
      <w:r w:rsidRPr="00B33F08">
        <w:t xml:space="preserve">        vpl.setIsPurchased(true);</w:t>
      </w:r>
    </w:p>
    <w:p w14:paraId="2FD9E769" w14:textId="77777777" w:rsidR="00B33F08" w:rsidRPr="00B33F08" w:rsidRDefault="00B33F08" w:rsidP="00B33F08">
      <w:r w:rsidRPr="00B33F08">
        <w:t xml:space="preserve">        vpl.setPurchasedAt(LocalDateTime.now());</w:t>
      </w:r>
    </w:p>
    <w:p w14:paraId="558F62F0" w14:textId="77777777" w:rsidR="00B33F08" w:rsidRPr="00B33F08" w:rsidRDefault="00B33F08" w:rsidP="00B33F08">
      <w:r w:rsidRPr="00B33F08">
        <w:t xml:space="preserve">        vpl.setInvoiceUrl(dto.getInvoiceUrl());</w:t>
      </w:r>
    </w:p>
    <w:p w14:paraId="78D36913" w14:textId="77777777" w:rsidR="00B33F08" w:rsidRPr="00B33F08" w:rsidRDefault="00B33F08" w:rsidP="00B33F08">
      <w:r w:rsidRPr="00B33F08">
        <w:t xml:space="preserve">        vendorPurchaseListRepo.save(vpl);</w:t>
      </w:r>
    </w:p>
    <w:p w14:paraId="61730093" w14:textId="77777777" w:rsidR="00B33F08" w:rsidRPr="00B33F08" w:rsidRDefault="00B33F08" w:rsidP="00B33F08">
      <w:r w:rsidRPr="00B33F08">
        <w:t xml:space="preserve">        </w:t>
      </w:r>
    </w:p>
    <w:p w14:paraId="13E9FF37" w14:textId="77777777" w:rsidR="00B33F08" w:rsidRPr="00B33F08" w:rsidRDefault="00B33F08" w:rsidP="00B33F08">
      <w:r w:rsidRPr="00B33F08">
        <w:t xml:space="preserve">        // Add to inventory</w:t>
      </w:r>
    </w:p>
    <w:p w14:paraId="12F0A578" w14:textId="77777777" w:rsidR="00B33F08" w:rsidRPr="00B33F08" w:rsidRDefault="00B33F08" w:rsidP="00B33F08">
      <w:r w:rsidRPr="00B33F08">
        <w:t xml:space="preserve">        Inventory inv = inventoryRepo</w:t>
      </w:r>
    </w:p>
    <w:p w14:paraId="3508A0D2" w14:textId="77777777" w:rsidR="00B33F08" w:rsidRPr="00B33F08" w:rsidRDefault="00B33F08" w:rsidP="00B33F08">
      <w:r w:rsidRPr="00B33F08">
        <w:t xml:space="preserve">            .findByItemAndSpec(vpl.getItemId(), vpl.getSpecification())</w:t>
      </w:r>
    </w:p>
    <w:p w14:paraId="270E62EB" w14:textId="77777777" w:rsidR="00B33F08" w:rsidRPr="00B33F08" w:rsidRDefault="00B33F08" w:rsidP="00B33F08">
      <w:r w:rsidRPr="00B33F08">
        <w:t xml:space="preserve">            .orElse(new Inventory());</w:t>
      </w:r>
    </w:p>
    <w:p w14:paraId="6DF5A7E9" w14:textId="77777777" w:rsidR="00B33F08" w:rsidRPr="00B33F08" w:rsidRDefault="00B33F08" w:rsidP="00B33F08">
      <w:r w:rsidRPr="00B33F08">
        <w:t xml:space="preserve">        inv.setItemId(vpl.getItemId());</w:t>
      </w:r>
    </w:p>
    <w:p w14:paraId="04378DFC" w14:textId="77777777" w:rsidR="00B33F08" w:rsidRPr="00B33F08" w:rsidRDefault="00B33F08" w:rsidP="00B33F08">
      <w:r w:rsidRPr="00B33F08">
        <w:t xml:space="preserve">        inv.setSpecification(vpl.getSpecification());</w:t>
      </w:r>
    </w:p>
    <w:p w14:paraId="624EA53B" w14:textId="77777777" w:rsidR="00B33F08" w:rsidRPr="00B33F08" w:rsidRDefault="00B33F08" w:rsidP="00B33F08">
      <w:r w:rsidRPr="00B33F08">
        <w:t xml:space="preserve">        inv.setQuantity(inv.getQuantity() + vpl.getTotalQuantity());</w:t>
      </w:r>
    </w:p>
    <w:p w14:paraId="7E25BA79" w14:textId="77777777" w:rsidR="00B33F08" w:rsidRPr="00B33F08" w:rsidRDefault="00B33F08" w:rsidP="00B33F08">
      <w:r w:rsidRPr="00B33F08">
        <w:t xml:space="preserve">        inventoryRepo.save(inv);</w:t>
      </w:r>
    </w:p>
    <w:p w14:paraId="086F9F55" w14:textId="77777777" w:rsidR="00B33F08" w:rsidRPr="00B33F08" w:rsidRDefault="00B33F08" w:rsidP="00B33F08">
      <w:r w:rsidRPr="00B33F08">
        <w:t xml:space="preserve">        </w:t>
      </w:r>
    </w:p>
    <w:p w14:paraId="3D403E98" w14:textId="77777777" w:rsidR="00B33F08" w:rsidRPr="00B33F08" w:rsidRDefault="00B33F08" w:rsidP="00B33F08">
      <w:r w:rsidRPr="00B33F08">
        <w:t xml:space="preserve">        // Record rate history</w:t>
      </w:r>
    </w:p>
    <w:p w14:paraId="64AE2854" w14:textId="77777777" w:rsidR="00B33F08" w:rsidRPr="00B33F08" w:rsidRDefault="00B33F08" w:rsidP="00B33F08">
      <w:r w:rsidRPr="00B33F08">
        <w:t xml:space="preserve">        ItemRateHistory history = new ItemRateHistory();</w:t>
      </w:r>
    </w:p>
    <w:p w14:paraId="084E19ED" w14:textId="77777777" w:rsidR="00B33F08" w:rsidRPr="00B33F08" w:rsidRDefault="00B33F08" w:rsidP="00B33F08">
      <w:r w:rsidRPr="00B33F08">
        <w:t xml:space="preserve">        history.setItemId(vpl.getItemId());</w:t>
      </w:r>
    </w:p>
    <w:p w14:paraId="374552CB" w14:textId="77777777" w:rsidR="00B33F08" w:rsidRPr="00B33F08" w:rsidRDefault="00B33F08" w:rsidP="00B33F08">
      <w:r w:rsidRPr="00B33F08">
        <w:t xml:space="preserve">        history.setVendorId(vpl.getVendorId());</w:t>
      </w:r>
    </w:p>
    <w:p w14:paraId="79860A56" w14:textId="77777777" w:rsidR="00B33F08" w:rsidRPr="00B33F08" w:rsidRDefault="00B33F08" w:rsidP="00B33F08">
      <w:r w:rsidRPr="00B33F08">
        <w:t xml:space="preserve">        history.setRate(dto.getRates().get(vpl.getItemId()));</w:t>
      </w:r>
    </w:p>
    <w:p w14:paraId="26478838" w14:textId="77777777" w:rsidR="00B33F08" w:rsidRPr="00B33F08" w:rsidRDefault="00B33F08" w:rsidP="00B33F08">
      <w:r w:rsidRPr="00B33F08">
        <w:t xml:space="preserve">        history.setSpecification(vpl.getSpecification());</w:t>
      </w:r>
    </w:p>
    <w:p w14:paraId="2141934E" w14:textId="77777777" w:rsidR="00B33F08" w:rsidRPr="00B33F08" w:rsidRDefault="00B33F08" w:rsidP="00B33F08">
      <w:r w:rsidRPr="00B33F08">
        <w:t xml:space="preserve">        history.setPurchaseDate(dto.getPurchaseDate());</w:t>
      </w:r>
    </w:p>
    <w:p w14:paraId="6BBCCB55" w14:textId="77777777" w:rsidR="00B33F08" w:rsidRPr="00B33F08" w:rsidRDefault="00B33F08" w:rsidP="00B33F08">
      <w:r w:rsidRPr="00B33F08">
        <w:t xml:space="preserve">        rateHistoryRepo.save(history);</w:t>
      </w:r>
    </w:p>
    <w:p w14:paraId="44D17E54" w14:textId="77777777" w:rsidR="00B33F08" w:rsidRPr="00B33F08" w:rsidRDefault="00B33F08" w:rsidP="00B33F08">
      <w:r w:rsidRPr="00B33F08">
        <w:t xml:space="preserve">    }</w:t>
      </w:r>
    </w:p>
    <w:p w14:paraId="33E83F7F" w14:textId="77777777" w:rsidR="00B33F08" w:rsidRPr="00B33F08" w:rsidRDefault="00B33F08" w:rsidP="00B33F08">
      <w:r w:rsidRPr="00B33F08">
        <w:t xml:space="preserve">    </w:t>
      </w:r>
    </w:p>
    <w:p w14:paraId="6FD8C2F3" w14:textId="77777777" w:rsidR="00B33F08" w:rsidRPr="00B33F08" w:rsidRDefault="00B33F08" w:rsidP="00B33F08">
      <w:r w:rsidRPr="00B33F08">
        <w:lastRenderedPageBreak/>
        <w:t xml:space="preserve">    // Update user checklists for affected requests</w:t>
      </w:r>
    </w:p>
    <w:p w14:paraId="69BBDFFB" w14:textId="77777777" w:rsidR="00B33F08" w:rsidRPr="00B33F08" w:rsidRDefault="00B33F08" w:rsidP="00B33F08">
      <w:r w:rsidRPr="00B33F08">
        <w:t xml:space="preserve">    List&lt;UserMaterialChecklist&gt; checklists = userChecklistRepo</w:t>
      </w:r>
    </w:p>
    <w:p w14:paraId="678C9C30" w14:textId="77777777" w:rsidR="00B33F08" w:rsidRPr="00B33F08" w:rsidRDefault="00B33F08" w:rsidP="00B33F08">
      <w:r w:rsidRPr="00B33F08">
        <w:t xml:space="preserve">        .findByItemsAndSourcePurchase(dto.getItemIds());</w:t>
      </w:r>
    </w:p>
    <w:p w14:paraId="1850CEE2" w14:textId="77777777" w:rsidR="00B33F08" w:rsidRPr="00B33F08" w:rsidRDefault="00B33F08" w:rsidP="00B33F08">
      <w:r w:rsidRPr="00B33F08">
        <w:t xml:space="preserve">    </w:t>
      </w:r>
    </w:p>
    <w:p w14:paraId="6F1D67BA" w14:textId="77777777" w:rsidR="00B33F08" w:rsidRPr="00B33F08" w:rsidRDefault="00B33F08" w:rsidP="00B33F08">
      <w:r w:rsidRPr="00B33F08">
        <w:t xml:space="preserve">    for (UserMaterialChecklist checklist : checklists) {</w:t>
      </w:r>
    </w:p>
    <w:p w14:paraId="56212A2E" w14:textId="77777777" w:rsidR="00B33F08" w:rsidRPr="00B33F08" w:rsidRDefault="00B33F08" w:rsidP="00B33F08">
      <w:r w:rsidRPr="00B33F08">
        <w:t xml:space="preserve">        checklist.setIsFulfilled(true);</w:t>
      </w:r>
    </w:p>
    <w:p w14:paraId="515BF7DC" w14:textId="77777777" w:rsidR="00B33F08" w:rsidRPr="00B33F08" w:rsidRDefault="00B33F08" w:rsidP="00B33F08">
      <w:r w:rsidRPr="00B33F08">
        <w:t xml:space="preserve">        checklist.setFulfilledAt(LocalDateTime.now());</w:t>
      </w:r>
    </w:p>
    <w:p w14:paraId="504081E5" w14:textId="77777777" w:rsidR="00B33F08" w:rsidRPr="00B33F08" w:rsidRDefault="00B33F08" w:rsidP="00B33F08">
      <w:r w:rsidRPr="00B33F08">
        <w:t xml:space="preserve">        userChecklistRepo.save(checklist);</w:t>
      </w:r>
    </w:p>
    <w:p w14:paraId="55C41943" w14:textId="77777777" w:rsidR="00B33F08" w:rsidRPr="00B33F08" w:rsidRDefault="00B33F08" w:rsidP="00B33F08">
      <w:r w:rsidRPr="00B33F08">
        <w:t xml:space="preserve">    }</w:t>
      </w:r>
    </w:p>
    <w:p w14:paraId="5F0A0ED5" w14:textId="77777777" w:rsidR="00B33F08" w:rsidRPr="00B33F08" w:rsidRDefault="00B33F08" w:rsidP="00B33F08">
      <w:r w:rsidRPr="00B33F08">
        <w:t xml:space="preserve">    </w:t>
      </w:r>
    </w:p>
    <w:p w14:paraId="1FE7E603" w14:textId="77777777" w:rsidR="00B33F08" w:rsidRPr="00B33F08" w:rsidRDefault="00B33F08" w:rsidP="00B33F08">
      <w:r w:rsidRPr="00B33F08">
        <w:t xml:space="preserve">    // If ADMIN action, requires SA approval</w:t>
      </w:r>
    </w:p>
    <w:p w14:paraId="1E6FB265" w14:textId="77777777" w:rsidR="00B33F08" w:rsidRPr="00B33F08" w:rsidRDefault="00B33F08" w:rsidP="00B33F08">
      <w:r w:rsidRPr="00B33F08">
        <w:t xml:space="preserve">    if (isAdmin()) {</w:t>
      </w:r>
    </w:p>
    <w:p w14:paraId="3E1B9419" w14:textId="77777777" w:rsidR="00B33F08" w:rsidRPr="00B33F08" w:rsidRDefault="00B33F08" w:rsidP="00B33F08">
      <w:r w:rsidRPr="00B33F08">
        <w:t xml:space="preserve">        AdminActionLog log = new AdminActionLog();</w:t>
      </w:r>
    </w:p>
    <w:p w14:paraId="430D60E4" w14:textId="77777777" w:rsidR="00B33F08" w:rsidRPr="00B33F08" w:rsidRDefault="00B33F08" w:rsidP="00B33F08">
      <w:r w:rsidRPr="00B33F08">
        <w:t xml:space="preserve">        log.setActionType("ITEMS_PURCHASED");</w:t>
      </w:r>
    </w:p>
    <w:p w14:paraId="734AF48D" w14:textId="77777777" w:rsidR="00B33F08" w:rsidRPr="00B33F08" w:rsidRDefault="00B33F08" w:rsidP="00B33F08">
      <w:r w:rsidRPr="00B33F08">
        <w:t xml:space="preserve">        log.setPerformedByAdminId(getCurrentUser().getId());</w:t>
      </w:r>
    </w:p>
    <w:p w14:paraId="1D94AA61" w14:textId="77777777" w:rsidR="00B33F08" w:rsidRPr="00B33F08" w:rsidRDefault="00B33F08" w:rsidP="00B33F08">
      <w:r w:rsidRPr="00B33F08">
        <w:t xml:space="preserve">        log.setStatus("PENDING_SA_APPROVAL");</w:t>
      </w:r>
    </w:p>
    <w:p w14:paraId="6B59071B" w14:textId="77777777" w:rsidR="00B33F08" w:rsidRPr="00B33F08" w:rsidRDefault="00B33F08" w:rsidP="00B33F08">
      <w:r w:rsidRPr="00B33F08">
        <w:t xml:space="preserve">        adminActionLogRepo.save(log);</w:t>
      </w:r>
    </w:p>
    <w:p w14:paraId="517275AB" w14:textId="77777777" w:rsidR="00B33F08" w:rsidRPr="00B33F08" w:rsidRDefault="00B33F08" w:rsidP="00B33F08">
      <w:r w:rsidRPr="00B33F08">
        <w:t xml:space="preserve">        </w:t>
      </w:r>
    </w:p>
    <w:p w14:paraId="2F18F977" w14:textId="77777777" w:rsidR="00B33F08" w:rsidRPr="00B33F08" w:rsidRDefault="00B33F08" w:rsidP="00B33F08">
      <w:r w:rsidRPr="00B33F08">
        <w:t xml:space="preserve">        // Notify SA</w:t>
      </w:r>
    </w:p>
    <w:p w14:paraId="6C2703A0" w14:textId="77777777" w:rsidR="00B33F08" w:rsidRPr="00B33F08" w:rsidRDefault="00B33F08" w:rsidP="00B33F08">
      <w:r w:rsidRPr="00B33F08">
        <w:t xml:space="preserve">        emailService.sendAsync(getSuperAdminEmail(), "Purchase Approval Required", "...");</w:t>
      </w:r>
    </w:p>
    <w:p w14:paraId="2FC2F036" w14:textId="77777777" w:rsidR="00B33F08" w:rsidRPr="00B33F08" w:rsidRDefault="00B33F08" w:rsidP="00B33F08">
      <w:r w:rsidRPr="00B33F08">
        <w:t xml:space="preserve">    } else {</w:t>
      </w:r>
    </w:p>
    <w:p w14:paraId="64860E6C" w14:textId="77777777" w:rsidR="00B33F08" w:rsidRPr="00B33F08" w:rsidRDefault="00B33F08" w:rsidP="00B33F08">
      <w:r w:rsidRPr="00B33F08">
        <w:t xml:space="preserve">        // SA direct action - update requests to ITEMS_PURCHASED</w:t>
      </w:r>
    </w:p>
    <w:p w14:paraId="05E43807" w14:textId="77777777" w:rsidR="00B33F08" w:rsidRPr="00B33F08" w:rsidRDefault="00B33F08" w:rsidP="00B33F08">
      <w:r w:rsidRPr="00B33F08">
        <w:t xml:space="preserve">        updateAffectedRequests(dto.getItemIds());</w:t>
      </w:r>
    </w:p>
    <w:p w14:paraId="1F462283" w14:textId="77777777" w:rsidR="00B33F08" w:rsidRPr="00B33F08" w:rsidRDefault="00B33F08" w:rsidP="00B33F08">
      <w:r w:rsidRPr="00B33F08">
        <w:t xml:space="preserve">    }</w:t>
      </w:r>
    </w:p>
    <w:p w14:paraId="60A6B762" w14:textId="77777777" w:rsidR="00B33F08" w:rsidRPr="00B33F08" w:rsidRDefault="00B33F08" w:rsidP="00B33F08">
      <w:r w:rsidRPr="00B33F08">
        <w:t xml:space="preserve">    </w:t>
      </w:r>
    </w:p>
    <w:p w14:paraId="76D6027D" w14:textId="77777777" w:rsidR="00B33F08" w:rsidRPr="00B33F08" w:rsidRDefault="00B33F08" w:rsidP="00B33F08">
      <w:r w:rsidRPr="00B33F08">
        <w:t xml:space="preserve">    return ResponseEntity.ok("Items marked as purchased");</w:t>
      </w:r>
    </w:p>
    <w:p w14:paraId="0B2A7817" w14:textId="77777777" w:rsidR="00B33F08" w:rsidRPr="00B33F08" w:rsidRDefault="00B33F08" w:rsidP="00B33F08">
      <w:r w:rsidRPr="00B33F08">
        <w:t>}</w:t>
      </w:r>
    </w:p>
    <w:p w14:paraId="774DB570" w14:textId="77777777" w:rsidR="00B33F08" w:rsidRPr="00B33F08" w:rsidRDefault="00A37C57" w:rsidP="00B33F08">
      <w:r>
        <w:pict w14:anchorId="77C21962">
          <v:rect id="_x0000_i1028" style="width:0;height:1.5pt" o:hralign="center" o:hrstd="t" o:hr="t" fillcolor="#a0a0a0" stroked="f"/>
        </w:pict>
      </w:r>
    </w:p>
    <w:p w14:paraId="32590EBC" w14:textId="77777777" w:rsidR="00034E16" w:rsidRPr="00034E16" w:rsidRDefault="00034E16" w:rsidP="00034E16">
      <w:pPr>
        <w:rPr>
          <w:b/>
          <w:bCs/>
          <w:color w:val="EE0000"/>
        </w:rPr>
      </w:pPr>
      <w:r w:rsidRPr="00034E16">
        <w:rPr>
          <w:b/>
          <w:bCs/>
          <w:color w:val="EE0000"/>
        </w:rPr>
        <w:lastRenderedPageBreak/>
        <w:t>PHASE 6: PRODUCTION</w:t>
      </w:r>
    </w:p>
    <w:p w14:paraId="1D97140C" w14:textId="77777777" w:rsidR="00034E16" w:rsidRPr="00034E16" w:rsidRDefault="00034E16" w:rsidP="00034E16">
      <w:pPr>
        <w:rPr>
          <w:b/>
          <w:bCs/>
          <w:i/>
          <w:iCs/>
        </w:rPr>
      </w:pPr>
      <w:r w:rsidRPr="00034E16">
        <w:rPr>
          <w:b/>
          <w:bCs/>
          <w:i/>
          <w:iCs/>
        </w:rPr>
        <w:t>Step 6.1: Admin Starts Production</w:t>
      </w:r>
    </w:p>
    <w:p w14:paraId="47E8CA5B" w14:textId="77777777" w:rsidR="00034E16" w:rsidRPr="00034E16" w:rsidRDefault="00034E16" w:rsidP="00034E16">
      <w:pPr>
        <w:rPr>
          <w:i/>
          <w:iCs/>
        </w:rPr>
      </w:pPr>
      <w:r w:rsidRPr="00034E16">
        <w:rPr>
          <w:b/>
          <w:bCs/>
          <w:i/>
          <w:iCs/>
        </w:rPr>
        <w:t>Preconditions:</w:t>
      </w:r>
    </w:p>
    <w:p w14:paraId="48A7CF2A" w14:textId="77777777" w:rsidR="00034E16" w:rsidRPr="00034E16" w:rsidRDefault="00034E16" w:rsidP="00034E16">
      <w:pPr>
        <w:numPr>
          <w:ilvl w:val="0"/>
          <w:numId w:val="4"/>
        </w:numPr>
        <w:rPr>
          <w:i/>
          <w:iCs/>
        </w:rPr>
      </w:pPr>
      <w:r w:rsidRPr="00034E16">
        <w:rPr>
          <w:i/>
          <w:iCs/>
        </w:rPr>
        <w:t>All materials purchased (user checklist 100% fulfilled)</w:t>
      </w:r>
    </w:p>
    <w:p w14:paraId="68C34A62" w14:textId="77777777" w:rsidR="00034E16" w:rsidRPr="00034E16" w:rsidRDefault="00034E16" w:rsidP="00034E16">
      <w:pPr>
        <w:numPr>
          <w:ilvl w:val="0"/>
          <w:numId w:val="4"/>
        </w:numPr>
        <w:rPr>
          <w:i/>
          <w:iCs/>
        </w:rPr>
      </w:pPr>
      <w:r w:rsidRPr="00034E16">
        <w:rPr>
          <w:i/>
          <w:iCs/>
        </w:rPr>
        <w:t>Request status: ITEMS_PURCHASED</w:t>
      </w:r>
    </w:p>
    <w:p w14:paraId="2709806C" w14:textId="77777777" w:rsidR="00034E16" w:rsidRPr="00034E16" w:rsidRDefault="00034E16" w:rsidP="00034E16">
      <w:pPr>
        <w:rPr>
          <w:i/>
          <w:iCs/>
        </w:rPr>
      </w:pPr>
      <w:r w:rsidRPr="00034E16">
        <w:rPr>
          <w:b/>
          <w:bCs/>
          <w:i/>
          <w:iCs/>
        </w:rPr>
        <w:t>Admin Dashboard - Request Detail Page:</w:t>
      </w:r>
    </w:p>
    <w:p w14:paraId="32907B8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╔═══════════════════════════════════════════════════════════╗</w:t>
      </w:r>
    </w:p>
    <w:p w14:paraId="6BDF26F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REQUEST #REQ-CARP-2025-0042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AE7559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Status: Items Purchased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7CB0C4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╠═══════════════════════════════════════════════════════════╣</w:t>
      </w:r>
    </w:p>
    <w:p w14:paraId="53A2967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Item: Wooden table with 3 drawers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F74616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Requester: John Doe (Jivdaya Dept)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EC9690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Emoji" w:hAnsi="Segoe UI Emoji" w:cs="Segoe UI Emoji"/>
          <w:i/>
          <w:iCs/>
        </w:rPr>
        <w:t>⚡</w:t>
      </w:r>
      <w:r w:rsidRPr="00034E16">
        <w:rPr>
          <w:i/>
          <w:iCs/>
        </w:rPr>
        <w:t xml:space="preserve"> URGENT (Approved)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FCF561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0265F5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MATERIAL CHECKLIST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B243BD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━━━━━━━━━━━━━━━━━━━━━━━━━━━━━━━━━━━━━━━━━━━━━━━━━━━━━</w:t>
      </w:r>
      <w:r w:rsidRPr="00034E16">
        <w:rPr>
          <w:i/>
          <w:iCs/>
        </w:rPr>
        <w:t xml:space="preserve">  </w:t>
      </w:r>
      <w:r w:rsidRPr="00034E16">
        <w:rPr>
          <w:rFonts w:ascii="Arial" w:hAnsi="Arial" w:cs="Arial"/>
          <w:i/>
          <w:iCs/>
        </w:rPr>
        <w:t>║</w:t>
      </w:r>
    </w:p>
    <w:p w14:paraId="08175ED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Ply (6mm) - 4 sqft - From Purchase                     </w:t>
      </w:r>
      <w:r w:rsidRPr="00034E16">
        <w:rPr>
          <w:rFonts w:ascii="Arial" w:hAnsi="Arial" w:cs="Arial"/>
          <w:i/>
          <w:iCs/>
        </w:rPr>
        <w:t>║</w:t>
      </w:r>
    </w:p>
    <w:p w14:paraId="039D8A5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Sunmica (Standard) - 2 sheets - From Purchase          </w:t>
      </w:r>
      <w:r w:rsidRPr="00034E16">
        <w:rPr>
          <w:rFonts w:ascii="Arial" w:hAnsi="Arial" w:cs="Arial"/>
          <w:i/>
          <w:iCs/>
        </w:rPr>
        <w:t>║</w:t>
      </w:r>
    </w:p>
    <w:p w14:paraId="4DD0DC3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Labor Charges - 1 job - N/A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09DBF3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EBD7D8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All materials ready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685174E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ADBE9D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Estimated Production Time: 5 days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1A5F90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Expected Completion: 2025-02-14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74E5B6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4164A0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[Start Production] </w:t>
      </w:r>
      <w:r w:rsidRPr="00034E16">
        <w:rPr>
          <w:rFonts w:ascii="Calibri" w:hAnsi="Calibri" w:cs="Calibri"/>
          <w:i/>
          <w:iCs/>
        </w:rPr>
        <w:t>←</w:t>
      </w:r>
      <w:r w:rsidRPr="00034E16">
        <w:rPr>
          <w:i/>
          <w:iCs/>
        </w:rPr>
        <w:t xml:space="preserve">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623B7C8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lastRenderedPageBreak/>
        <w:t>╚═══════════════════════════════════════════════════════════╝</w:t>
      </w:r>
    </w:p>
    <w:p w14:paraId="734E2C39" w14:textId="77777777" w:rsidR="00034E16" w:rsidRPr="00034E16" w:rsidRDefault="00034E16" w:rsidP="00034E16">
      <w:pPr>
        <w:rPr>
          <w:i/>
          <w:iCs/>
        </w:rPr>
      </w:pPr>
      <w:r w:rsidRPr="00034E16">
        <w:rPr>
          <w:b/>
          <w:bCs/>
          <w:i/>
          <w:iCs/>
        </w:rPr>
        <w:t>Step 6.2: Admin Clicks "Start Production"</w:t>
      </w:r>
    </w:p>
    <w:p w14:paraId="19038C3B" w14:textId="77777777" w:rsidR="00034E16" w:rsidRPr="00034E16" w:rsidRDefault="00034E16" w:rsidP="00034E16">
      <w:pPr>
        <w:rPr>
          <w:i/>
          <w:iCs/>
        </w:rPr>
      </w:pPr>
      <w:r w:rsidRPr="00034E16">
        <w:rPr>
          <w:b/>
          <w:bCs/>
          <w:i/>
          <w:iCs/>
        </w:rPr>
        <w:t>Form to Fill:</w:t>
      </w:r>
    </w:p>
    <w:p w14:paraId="3827814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╔═══════════════════════════════════════════════════════════╗</w:t>
      </w:r>
    </w:p>
    <w:p w14:paraId="5E979CC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START PRODUCTION - REQ-CARP-2025-0042                     </w:t>
      </w:r>
      <w:r w:rsidRPr="00034E16">
        <w:rPr>
          <w:rFonts w:ascii="Arial" w:hAnsi="Arial" w:cs="Arial"/>
          <w:i/>
          <w:iCs/>
        </w:rPr>
        <w:t>║</w:t>
      </w:r>
    </w:p>
    <w:p w14:paraId="7966F85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╠═══════════════════════════════════════════════════════════╣</w:t>
      </w:r>
    </w:p>
    <w:p w14:paraId="7E518D8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Assign to Worker/Team*: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9AF33C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[Dropdown: Ramesh (Carpenter), Suresh (Carpenter)...]     </w:t>
      </w:r>
      <w:r w:rsidRPr="00034E16">
        <w:rPr>
          <w:rFonts w:ascii="Arial" w:hAnsi="Arial" w:cs="Arial"/>
          <w:i/>
          <w:iCs/>
        </w:rPr>
        <w:t>║</w:t>
      </w:r>
    </w:p>
    <w:p w14:paraId="716355D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AE17B3E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Confirm Production Time*: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741B47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[Input: 5] days (Original estimate: 5 days)              </w:t>
      </w:r>
      <w:r w:rsidRPr="00034E16">
        <w:rPr>
          <w:rFonts w:ascii="Arial" w:hAnsi="Arial" w:cs="Arial"/>
          <w:i/>
          <w:iCs/>
        </w:rPr>
        <w:t>║</w:t>
      </w:r>
    </w:p>
    <w:p w14:paraId="7EB61DB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B9FBEF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Priority Level: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A6CF0F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●</w:t>
      </w:r>
      <w:r w:rsidRPr="00034E16">
        <w:rPr>
          <w:i/>
          <w:iCs/>
        </w:rPr>
        <w:t xml:space="preserve"> High (Urgent request)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0648C78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○</w:t>
      </w:r>
      <w:r w:rsidRPr="00034E16">
        <w:rPr>
          <w:i/>
          <w:iCs/>
        </w:rPr>
        <w:t xml:space="preserve"> Medium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C6DAA8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○</w:t>
      </w:r>
      <w:r w:rsidRPr="00034E16">
        <w:rPr>
          <w:i/>
          <w:iCs/>
        </w:rPr>
        <w:t xml:space="preserve"> Low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6344CE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F76C21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Production Notes (internal):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A00981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[Textarea: Optional notes for workers]                    </w:t>
      </w:r>
      <w:r w:rsidRPr="00034E16">
        <w:rPr>
          <w:rFonts w:ascii="Arial" w:hAnsi="Arial" w:cs="Arial"/>
          <w:i/>
          <w:iCs/>
        </w:rPr>
        <w:t>║</w:t>
      </w:r>
    </w:p>
    <w:p w14:paraId="63D86D5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0E8B16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[Cancel] [Submit for SA Approval]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9E97DD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╚═══════════════════════════════════════════════════════════╝</w:t>
      </w:r>
    </w:p>
    <w:p w14:paraId="0D8ED797" w14:textId="77777777" w:rsidR="00034E16" w:rsidRPr="00034E16" w:rsidRDefault="00034E16" w:rsidP="00034E16">
      <w:pPr>
        <w:rPr>
          <w:i/>
          <w:iCs/>
        </w:rPr>
      </w:pPr>
      <w:r w:rsidRPr="00034E16">
        <w:rPr>
          <w:b/>
          <w:bCs/>
          <w:i/>
          <w:iCs/>
        </w:rPr>
        <w:t>Backend - Admin Action:</w:t>
      </w:r>
    </w:p>
    <w:p w14:paraId="3BF1795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java</w:t>
      </w:r>
    </w:p>
    <w:p w14:paraId="39CA103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@PostMapping("/api/requests/{id}/start-production")</w:t>
      </w:r>
    </w:p>
    <w:p w14:paraId="17DD24F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@PreAuthorize("hasRole('ADMIN')")</w:t>
      </w:r>
    </w:p>
    <w:p w14:paraId="19DFCB6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>public ResponseEntity&lt;?&gt; startProduction(</w:t>
      </w:r>
    </w:p>
    <w:p w14:paraId="398C218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@PathVariable Long id,</w:t>
      </w:r>
    </w:p>
    <w:p w14:paraId="4FEF782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@RequestBody ProductionStartDTO dto</w:t>
      </w:r>
    </w:p>
    <w:p w14:paraId="30E18C3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) {</w:t>
      </w:r>
    </w:p>
    <w:p w14:paraId="57CE0E1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 request = requestRepo.findById(id).orElseThrow();</w:t>
      </w:r>
    </w:p>
    <w:p w14:paraId="16FEC9C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479030E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Validate all materials are fulfilled</w:t>
      </w:r>
    </w:p>
    <w:p w14:paraId="01B03A8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List&lt;UserMaterialChecklist&gt; checklist = checklistRepo.findByRequestId(id);</w:t>
      </w:r>
    </w:p>
    <w:p w14:paraId="60C1FA2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boolean allFulfilled = checklist.stream()</w:t>
      </w:r>
    </w:p>
    <w:p w14:paraId="0CA66AF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.allMatch(UserMaterialChecklist::getIsFulfilled);</w:t>
      </w:r>
    </w:p>
    <w:p w14:paraId="6763149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5F19FD4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if (!allFulfilled) {</w:t>
      </w:r>
    </w:p>
    <w:p w14:paraId="0315B85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throw new ValidationException("Cannot start production - materials pending");</w:t>
      </w:r>
    </w:p>
    <w:p w14:paraId="734E135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</w:t>
      </w:r>
    </w:p>
    <w:p w14:paraId="15489E6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1DF12C2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Create production record</w:t>
      </w:r>
    </w:p>
    <w:p w14:paraId="4836EAF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ProductionRecord production = new ProductionRecord();</w:t>
      </w:r>
    </w:p>
    <w:p w14:paraId="7DE1050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production.setRequestId(request.getId());</w:t>
      </w:r>
    </w:p>
    <w:p w14:paraId="3C8AF50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production.setAssignedWorkerId(dto.getWorkerId());</w:t>
      </w:r>
    </w:p>
    <w:p w14:paraId="39E7B1F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production.setEstimatedDays(dto.getEstimatedDays());</w:t>
      </w:r>
    </w:p>
    <w:p w14:paraId="08A40E9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production.setPriorityLevel(dto.getPriorityLevel());</w:t>
      </w:r>
    </w:p>
    <w:p w14:paraId="18D00B2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production.setNotes(dto.getNotes());</w:t>
      </w:r>
    </w:p>
    <w:p w14:paraId="004974C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production.setStatus("PENDING_SA_APPROVAL");</w:t>
      </w:r>
    </w:p>
    <w:p w14:paraId="1D12797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productionRepo.save(production);</w:t>
      </w:r>
    </w:p>
    <w:p w14:paraId="68CAD5B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4876F0D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Log admin action</w:t>
      </w:r>
    </w:p>
    <w:p w14:paraId="1602CDB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AdminActionLog log = new AdminActionLog();</w:t>
      </w:r>
    </w:p>
    <w:p w14:paraId="0499A16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log.setActionType("PRODUCTION_START");</w:t>
      </w:r>
    </w:p>
    <w:p w14:paraId="14D16BF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log.setRequestId(request.getId());</w:t>
      </w:r>
    </w:p>
    <w:p w14:paraId="4127DF7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log.setPerformedByAdminId(getCurrentUser().getId());</w:t>
      </w:r>
    </w:p>
    <w:p w14:paraId="31B5827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log.setStatus("PENDING_SA_APPROVAL");</w:t>
      </w:r>
    </w:p>
    <w:p w14:paraId="1B5A268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log.setActionData(objectMapper.writeValueAsString(dto));</w:t>
      </w:r>
    </w:p>
    <w:p w14:paraId="6C85F8F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adminActionLogRepo.save(log);</w:t>
      </w:r>
    </w:p>
    <w:p w14:paraId="6AAC09D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65028AA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Notify SA</w:t>
      </w:r>
    </w:p>
    <w:p w14:paraId="2D8DBA5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emailService.sendAsync(</w:t>
      </w:r>
    </w:p>
    <w:p w14:paraId="3132E37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getSuperAdminEmail(),</w:t>
      </w:r>
    </w:p>
    <w:p w14:paraId="084C2A3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"Production Start Approval Required: " + request.getRequestNumber(),</w:t>
      </w:r>
    </w:p>
    <w:p w14:paraId="6CFD24D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"Admin wants to start production. Worker: " + getWorkerName(dto.getWorkerId()) +</w:t>
      </w:r>
    </w:p>
    <w:p w14:paraId="467C807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", Estimated time: " + dto.getEstimatedDays() + " days"</w:t>
      </w:r>
    </w:p>
    <w:p w14:paraId="315A107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6736123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2065032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return ResponseEntity.ok("Production start request sent to SA");</w:t>
      </w:r>
    </w:p>
    <w:p w14:paraId="5E3598D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}</w:t>
      </w:r>
    </w:p>
    <w:p w14:paraId="4936905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4D4BE73E" w14:textId="77777777" w:rsidR="00034E16" w:rsidRPr="00034E16" w:rsidRDefault="00034E16" w:rsidP="00034E16">
      <w:pPr>
        <w:rPr>
          <w:i/>
          <w:iCs/>
        </w:rPr>
      </w:pPr>
    </w:p>
    <w:p w14:paraId="73F3119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**Step 6.3: SA Approves Production Start**</w:t>
      </w:r>
    </w:p>
    <w:p w14:paraId="4EF77094" w14:textId="77777777" w:rsidR="00034E16" w:rsidRPr="00034E16" w:rsidRDefault="00034E16" w:rsidP="00034E16">
      <w:pPr>
        <w:rPr>
          <w:i/>
          <w:iCs/>
        </w:rPr>
      </w:pPr>
    </w:p>
    <w:p w14:paraId="05A6AE9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**SA Dashboard - Pending Approvals:**</w:t>
      </w:r>
    </w:p>
    <w:p w14:paraId="6685967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2DEB81B2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╔═══════════════════════════════════════════════════════════╗</w:t>
      </w:r>
    </w:p>
    <w:p w14:paraId="3EDB514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ADMIN ACTIONS AWAITING YOUR APPROVAL (1)                  </w:t>
      </w:r>
      <w:r w:rsidRPr="00034E16">
        <w:rPr>
          <w:rFonts w:ascii="Arial" w:hAnsi="Arial" w:cs="Arial"/>
          <w:i/>
          <w:iCs/>
        </w:rPr>
        <w:t>║</w:t>
      </w:r>
    </w:p>
    <w:p w14:paraId="7ECA9CF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╠═══════════════════════════════════════════════════════════╣</w:t>
      </w:r>
    </w:p>
    <w:p w14:paraId="3DF466B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Action: Start Production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415D3F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Request: REQ-CARP-2025-0042 (</w:t>
      </w:r>
      <w:r w:rsidRPr="00034E16">
        <w:rPr>
          <w:rFonts w:ascii="Segoe UI Emoji" w:hAnsi="Segoe UI Emoji" w:cs="Segoe UI Emoji"/>
          <w:i/>
          <w:iCs/>
        </w:rPr>
        <w:t>⚡</w:t>
      </w:r>
      <w:r w:rsidRPr="00034E16">
        <w:rPr>
          <w:i/>
          <w:iCs/>
        </w:rPr>
        <w:t xml:space="preserve"> URGENT)                    </w:t>
      </w:r>
      <w:r w:rsidRPr="00034E16">
        <w:rPr>
          <w:rFonts w:ascii="Arial" w:hAnsi="Arial" w:cs="Arial"/>
          <w:i/>
          <w:iCs/>
        </w:rPr>
        <w:t>║</w:t>
      </w:r>
    </w:p>
    <w:p w14:paraId="3472C31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lastRenderedPageBreak/>
        <w:t>║</w:t>
      </w:r>
      <w:r w:rsidRPr="00034E16">
        <w:rPr>
          <w:i/>
          <w:iCs/>
        </w:rPr>
        <w:t xml:space="preserve"> Admin: Ramesh Kumar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1B320F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Submitted: 15 minutes ago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003CAB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C84B06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Details: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970957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Worker: Suresh (Carpenter)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F23EB9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Estimated Time: 5 days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0122AD8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Priority: High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402674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Expected Completion: 2025-02-14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B40DB3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226D7A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Approve &amp; Start] [</w:t>
      </w:r>
      <w:r w:rsidRPr="00034E16">
        <w:rPr>
          <w:rFonts w:ascii="Segoe UI Symbol" w:hAnsi="Segoe UI Symbol" w:cs="Segoe UI Symbol"/>
          <w:i/>
          <w:iCs/>
        </w:rPr>
        <w:t>✗</w:t>
      </w:r>
      <w:r w:rsidRPr="00034E16">
        <w:rPr>
          <w:i/>
          <w:iCs/>
        </w:rPr>
        <w:t xml:space="preserve"> Reject] [</w:t>
      </w:r>
      <w:r w:rsidRPr="00034E16">
        <w:rPr>
          <w:rFonts w:ascii="Segoe UI Emoji" w:hAnsi="Segoe UI Emoji" w:cs="Segoe UI Emoji"/>
          <w:i/>
          <w:iCs/>
        </w:rPr>
        <w:t>📝</w:t>
      </w:r>
      <w:r w:rsidRPr="00034E16">
        <w:rPr>
          <w:i/>
          <w:iCs/>
        </w:rPr>
        <w:t xml:space="preserve"> Modify]               </w:t>
      </w:r>
      <w:r w:rsidRPr="00034E16">
        <w:rPr>
          <w:rFonts w:ascii="Arial" w:hAnsi="Arial" w:cs="Arial"/>
          <w:i/>
          <w:iCs/>
        </w:rPr>
        <w:t>║</w:t>
      </w:r>
    </w:p>
    <w:p w14:paraId="372CC3A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╚═══════════════════════════════════════════════════════════╝</w:t>
      </w:r>
    </w:p>
    <w:p w14:paraId="4B5A4278" w14:textId="77777777" w:rsidR="00034E16" w:rsidRPr="00034E16" w:rsidRDefault="00034E16" w:rsidP="00034E16">
      <w:pPr>
        <w:rPr>
          <w:i/>
          <w:iCs/>
        </w:rPr>
      </w:pPr>
      <w:r w:rsidRPr="00034E16">
        <w:rPr>
          <w:b/>
          <w:bCs/>
          <w:i/>
          <w:iCs/>
        </w:rPr>
        <w:t>Backend - SA Approval:</w:t>
      </w:r>
    </w:p>
    <w:p w14:paraId="60B4D1E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java</w:t>
      </w:r>
    </w:p>
    <w:p w14:paraId="13E582B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@PostMapping("/api/admin-actions/{logId}/approve")</w:t>
      </w:r>
    </w:p>
    <w:p w14:paraId="66D5046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@PreAuthorize("hasRole('SUPER_ADMIN')")</w:t>
      </w:r>
    </w:p>
    <w:p w14:paraId="1517577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public ResponseEntity&lt;?&gt; approveProductionStart(@PathVariable Long logId) {</w:t>
      </w:r>
    </w:p>
    <w:p w14:paraId="3B83147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AdminActionLog log = adminActionLogRepo.findById(logId).orElseThrow();</w:t>
      </w:r>
    </w:p>
    <w:p w14:paraId="2EB622A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 request = requestRepo.findById(log.getRequestId()).orElseThrow();</w:t>
      </w:r>
    </w:p>
    <w:p w14:paraId="1C5D3F2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ProductionRecord production = productionRepo.findByRequestId(request.getId());</w:t>
      </w:r>
    </w:p>
    <w:p w14:paraId="404DBCF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0157809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Approve admin action</w:t>
      </w:r>
    </w:p>
    <w:p w14:paraId="14EBE19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log.setStatus("APPROVED");</w:t>
      </w:r>
    </w:p>
    <w:p w14:paraId="3839359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log.setApprovedBySaId(getCurrentUser().getId());</w:t>
      </w:r>
    </w:p>
    <w:p w14:paraId="05C8E25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log.setApprovedAt(LocalDateTime.now());</w:t>
      </w:r>
    </w:p>
    <w:p w14:paraId="06A0F47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adminActionLogRepo.save(log);</w:t>
      </w:r>
    </w:p>
    <w:p w14:paraId="67D005B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327776E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production record</w:t>
      </w:r>
    </w:p>
    <w:p w14:paraId="2C192B5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production.setStatus("IN_PROGRESS");</w:t>
      </w:r>
    </w:p>
    <w:p w14:paraId="5CA0CE5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production.setStartTime(LocalDateTime.now());</w:t>
      </w:r>
    </w:p>
    <w:p w14:paraId="2018FE1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production.setExpectedCompletion(</w:t>
      </w:r>
    </w:p>
    <w:p w14:paraId="79D8259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LocalDateTime.now().plusDays(production.getEstimatedDays())</w:t>
      </w:r>
    </w:p>
    <w:p w14:paraId="7428353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458EE4A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productionRepo.save(production);</w:t>
      </w:r>
    </w:p>
    <w:p w14:paraId="15E610B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361C0B9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request status</w:t>
      </w:r>
    </w:p>
    <w:p w14:paraId="6CF60BF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request.setStatus("IN_PRODUCTION");</w:t>
      </w:r>
    </w:p>
    <w:p w14:paraId="363576E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requestRepo.save(request);</w:t>
      </w:r>
    </w:p>
    <w:p w14:paraId="3C1EEE5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09AAF79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Create stage history entry</w:t>
      </w:r>
    </w:p>
    <w:p w14:paraId="7EEA4B1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RequestStageHistory stage = new RequestStageHistory();</w:t>
      </w:r>
    </w:p>
    <w:p w14:paraId="7D4F209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stage.setRequestId(request.getId());</w:t>
      </w:r>
    </w:p>
    <w:p w14:paraId="5FA166D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stage.setStage("IN_PRODUCTION");</w:t>
      </w:r>
    </w:p>
    <w:p w14:paraId="4DF426C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stage.setStartedAt(LocalDateTime.now());</w:t>
      </w:r>
    </w:p>
    <w:p w14:paraId="2A8112E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stage.setExpectedDurationHours(production.getEstimatedDays() * 24);</w:t>
      </w:r>
    </w:p>
    <w:p w14:paraId="34BF545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stage.setDeadline(production.getExpectedCompletion());</w:t>
      </w:r>
    </w:p>
    <w:p w14:paraId="2B12F2A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stageHistoryRepo.save(stage);</w:t>
      </w:r>
    </w:p>
    <w:p w14:paraId="10F2FBB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54AF13D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Notify requester</w:t>
      </w:r>
    </w:p>
    <w:p w14:paraId="5B98E4B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emailService.sendAsync(</w:t>
      </w:r>
    </w:p>
    <w:p w14:paraId="138B108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request.getRequester().getEmail(),</w:t>
      </w:r>
    </w:p>
    <w:p w14:paraId="5904FE6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</w:t>
      </w:r>
      <w:r w:rsidRPr="00034E16">
        <w:rPr>
          <w:rFonts w:ascii="Segoe UI Emoji" w:hAnsi="Segoe UI Emoji" w:cs="Segoe UI Emoji"/>
          <w:i/>
          <w:iCs/>
        </w:rPr>
        <w:t>🔨</w:t>
      </w:r>
      <w:r w:rsidRPr="00034E16">
        <w:rPr>
          <w:i/>
          <w:iCs/>
        </w:rPr>
        <w:t xml:space="preserve"> Production Started: " + request.getRequestNumber(),</w:t>
      </w:r>
    </w:p>
    <w:p w14:paraId="2FA0919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"Good news! Production has started on your request.\n\n" +</w:t>
      </w:r>
    </w:p>
    <w:p w14:paraId="3DFDC4A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"Item: " + request.getItemDescription() + "\n" +</w:t>
      </w:r>
    </w:p>
    <w:p w14:paraId="4B6D944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"Expected Completion: " + formatDate(production.getExpectedCompletion()) + "\n" +</w:t>
      </w:r>
    </w:p>
    <w:p w14:paraId="45DF4E2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"We'll notify you when it's ready for collection."</w:t>
      </w:r>
    </w:p>
    <w:p w14:paraId="22C6E60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);</w:t>
      </w:r>
    </w:p>
    <w:p w14:paraId="4373273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33B3EA7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Notify assigned worker (if they have email)</w:t>
      </w:r>
    </w:p>
    <w:p w14:paraId="18373C7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Worker worker = workerRepo.findById(production.getAssignedWorkerId()).orElse(null);</w:t>
      </w:r>
    </w:p>
    <w:p w14:paraId="1A1660A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if (worker != null &amp;&amp; worker.getEmail() != null) {</w:t>
      </w:r>
    </w:p>
    <w:p w14:paraId="67873AA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emailService.sendAsync(</w:t>
      </w:r>
    </w:p>
    <w:p w14:paraId="49E17A1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worker.getEmail(),</w:t>
      </w:r>
    </w:p>
    <w:p w14:paraId="6A15E6B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"New Production Assignment: " + request.getRequestNumber(),</w:t>
      </w:r>
    </w:p>
    <w:p w14:paraId="654138A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"You have been assigned to produce: " + request.getItemDescription() +</w:t>
      </w:r>
    </w:p>
    <w:p w14:paraId="1227124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"\nDeadline: " + formatDate(production.getExpectedCompletion()) +</w:t>
      </w:r>
    </w:p>
    <w:p w14:paraId="7FF5A6D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"\nPriority: " + production.getPriorityLevel()</w:t>
      </w:r>
    </w:p>
    <w:p w14:paraId="0E0EF0B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);</w:t>
      </w:r>
    </w:p>
    <w:p w14:paraId="6E351EC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</w:t>
      </w:r>
    </w:p>
    <w:p w14:paraId="06EB908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1613DD1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return ResponseEntity.ok("Production started");</w:t>
      </w:r>
    </w:p>
    <w:p w14:paraId="13166E1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}</w:t>
      </w:r>
    </w:p>
    <w:p w14:paraId="5E8B1A7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1982149B" w14:textId="77777777" w:rsidR="00034E16" w:rsidRPr="00034E16" w:rsidRDefault="00034E16" w:rsidP="00034E16">
      <w:pPr>
        <w:rPr>
          <w:i/>
          <w:iCs/>
        </w:rPr>
      </w:pPr>
    </w:p>
    <w:p w14:paraId="2E5D309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**Step 6.4: Requester Sees Updated Status**</w:t>
      </w:r>
    </w:p>
    <w:p w14:paraId="481DBFC3" w14:textId="77777777" w:rsidR="00034E16" w:rsidRPr="00034E16" w:rsidRDefault="00034E16" w:rsidP="00034E16">
      <w:pPr>
        <w:rPr>
          <w:i/>
          <w:iCs/>
        </w:rPr>
      </w:pPr>
    </w:p>
    <w:p w14:paraId="38526A7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**Requester Dashboard:**</w:t>
      </w:r>
    </w:p>
    <w:p w14:paraId="4CCA394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05045CE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╔═══════════════════════════════════════════════════════════╗</w:t>
      </w:r>
    </w:p>
    <w:p w14:paraId="136C799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REQUEST #REQ-CARP-2025-0042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381326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Status: </w:t>
      </w:r>
      <w:r w:rsidRPr="00034E16">
        <w:rPr>
          <w:rFonts w:ascii="Segoe UI Emoji" w:hAnsi="Segoe UI Emoji" w:cs="Segoe UI Emoji"/>
          <w:i/>
          <w:iCs/>
        </w:rPr>
        <w:t>🔨</w:t>
      </w:r>
      <w:r w:rsidRPr="00034E16">
        <w:rPr>
          <w:i/>
          <w:iCs/>
        </w:rPr>
        <w:t xml:space="preserve"> Your Item is Being Made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E777B2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╠═══════════════════════════════════════════════════════════╣</w:t>
      </w:r>
    </w:p>
    <w:p w14:paraId="58BB4F1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Item: Wooden table with 3 drawers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4D5343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lastRenderedPageBreak/>
        <w:t>║</w:t>
      </w:r>
      <w:r w:rsidRPr="00034E16">
        <w:rPr>
          <w:i/>
          <w:iCs/>
        </w:rPr>
        <w:t xml:space="preserve"> Service: Carpentry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240F12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0714B5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TIMELINE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563924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━━━━━━━━━━━━━━━━━━━━━━━━━━━━━━━━━━━━━━━━━━━━━━━━━━━━━</w:t>
      </w:r>
      <w:r w:rsidRPr="00034E16">
        <w:rPr>
          <w:i/>
          <w:iCs/>
        </w:rPr>
        <w:t xml:space="preserve">  </w:t>
      </w:r>
      <w:r w:rsidRPr="00034E16">
        <w:rPr>
          <w:rFonts w:ascii="Arial" w:hAnsi="Arial" w:cs="Arial"/>
          <w:i/>
          <w:iCs/>
        </w:rPr>
        <w:t>║</w:t>
      </w:r>
    </w:p>
    <w:p w14:paraId="57EFB9E8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Request Submitted          Feb 09, 10:30 AM             </w:t>
      </w:r>
      <w:r w:rsidRPr="00034E16">
        <w:rPr>
          <w:rFonts w:ascii="Arial" w:hAnsi="Arial" w:cs="Arial"/>
          <w:i/>
          <w:iCs/>
        </w:rPr>
        <w:t>║</w:t>
      </w:r>
    </w:p>
    <w:p w14:paraId="22BBECB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Quotation Sent             Feb 09, 3:00 PM              </w:t>
      </w:r>
      <w:r w:rsidRPr="00034E16">
        <w:rPr>
          <w:rFonts w:ascii="Arial" w:hAnsi="Arial" w:cs="Arial"/>
          <w:i/>
          <w:iCs/>
        </w:rPr>
        <w:t>║</w:t>
      </w:r>
    </w:p>
    <w:p w14:paraId="1E7631B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Approved by You            Feb 09, 4:15 PM              </w:t>
      </w:r>
      <w:r w:rsidRPr="00034E16">
        <w:rPr>
          <w:rFonts w:ascii="Arial" w:hAnsi="Arial" w:cs="Arial"/>
          <w:i/>
          <w:iCs/>
        </w:rPr>
        <w:t>║</w:t>
      </w:r>
    </w:p>
    <w:p w14:paraId="375DA9D2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Materials Procured         Feb 10, 11:00 AM             </w:t>
      </w:r>
      <w:r w:rsidRPr="00034E16">
        <w:rPr>
          <w:rFonts w:ascii="Arial" w:hAnsi="Arial" w:cs="Arial"/>
          <w:i/>
          <w:iCs/>
        </w:rPr>
        <w:t>║</w:t>
      </w:r>
    </w:p>
    <w:p w14:paraId="1F48B88E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●</w:t>
      </w:r>
      <w:r w:rsidRPr="00034E16">
        <w:rPr>
          <w:i/>
          <w:iCs/>
        </w:rPr>
        <w:t xml:space="preserve"> Production In Progress     Started: Feb 10, 2:00 PM     </w:t>
      </w:r>
      <w:r w:rsidRPr="00034E16">
        <w:rPr>
          <w:rFonts w:ascii="Arial" w:hAnsi="Arial" w:cs="Arial"/>
          <w:i/>
          <w:iCs/>
        </w:rPr>
        <w:t>║</w:t>
      </w:r>
    </w:p>
    <w:p w14:paraId="43DCDC3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Expected Completion: Feb 14, 2025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AF88EB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Status: On Track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C878B18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○</w:t>
      </w:r>
      <w:r w:rsidRPr="00034E16">
        <w:rPr>
          <w:i/>
          <w:iCs/>
        </w:rPr>
        <w:t xml:space="preserve"> Ready for Collection       (Pending)                    </w:t>
      </w:r>
      <w:r w:rsidRPr="00034E16">
        <w:rPr>
          <w:rFonts w:ascii="Arial" w:hAnsi="Arial" w:cs="Arial"/>
          <w:i/>
          <w:iCs/>
        </w:rPr>
        <w:t>║</w:t>
      </w:r>
    </w:p>
    <w:p w14:paraId="76F013A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○</w:t>
      </w:r>
      <w:r w:rsidRPr="00034E16">
        <w:rPr>
          <w:i/>
          <w:iCs/>
        </w:rPr>
        <w:t xml:space="preserve"> Payment &amp; Pickup           (Pending)                    </w:t>
      </w:r>
      <w:r w:rsidRPr="00034E16">
        <w:rPr>
          <w:rFonts w:ascii="Arial" w:hAnsi="Arial" w:cs="Arial"/>
          <w:i/>
          <w:iCs/>
        </w:rPr>
        <w:t>║</w:t>
      </w:r>
    </w:p>
    <w:p w14:paraId="732EB1E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16CBD38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Progress: </w:t>
      </w:r>
      <w:r w:rsidRPr="00034E16">
        <w:rPr>
          <w:rFonts w:ascii="Arial" w:hAnsi="Arial" w:cs="Arial"/>
          <w:i/>
          <w:iCs/>
        </w:rPr>
        <w:t>████████░░░░░░░░░░</w:t>
      </w:r>
      <w:r w:rsidRPr="00034E16">
        <w:rPr>
          <w:i/>
          <w:iCs/>
        </w:rPr>
        <w:t xml:space="preserve"> 40%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3A3EB6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╚═══════════════════════════════════════════════════════════╝</w:t>
      </w:r>
    </w:p>
    <w:p w14:paraId="6289C081" w14:textId="77777777" w:rsidR="00034E16" w:rsidRPr="00034E16" w:rsidRDefault="00034E16" w:rsidP="00034E16">
      <w:pPr>
        <w:rPr>
          <w:i/>
          <w:iCs/>
        </w:rPr>
      </w:pPr>
      <w:r w:rsidRPr="00034E16">
        <w:rPr>
          <w:b/>
          <w:bCs/>
          <w:i/>
          <w:iCs/>
        </w:rPr>
        <w:t>Step 6.5: Production Monitoring (Scheduled Job)</w:t>
      </w:r>
    </w:p>
    <w:p w14:paraId="59AAEDA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java</w:t>
      </w:r>
    </w:p>
    <w:p w14:paraId="0D6C02E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@Component</w:t>
      </w:r>
    </w:p>
    <w:p w14:paraId="03B711B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public class ProductionMonitor {</w:t>
      </w:r>
    </w:p>
    <w:p w14:paraId="2130224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4E9FD47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@Scheduled(cron = "0 0 12 * * *") // Daily at noon</w:t>
      </w:r>
    </w:p>
    <w:p w14:paraId="64A778F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@Async("alertExecutor")</w:t>
      </w:r>
    </w:p>
    <w:p w14:paraId="07D815A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public void checkProductionDeadlines() {</w:t>
      </w:r>
    </w:p>
    <w:p w14:paraId="07C3D94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LocalDateTime now = LocalDateTime.now();</w:t>
      </w:r>
    </w:p>
    <w:p w14:paraId="7F72327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5B0693E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    // Find productions nearing deadline (1 day before)</w:t>
      </w:r>
    </w:p>
    <w:p w14:paraId="2665309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List&lt;ProductionRecord&gt; nearingDeadline = productionRepo</w:t>
      </w:r>
    </w:p>
    <w:p w14:paraId="13057CE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.findByStatusAndExpectedCompletionBetween(</w:t>
      </w:r>
    </w:p>
    <w:p w14:paraId="54965DC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"IN_PROGRESS",</w:t>
      </w:r>
    </w:p>
    <w:p w14:paraId="279942D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now,</w:t>
      </w:r>
    </w:p>
    <w:p w14:paraId="3DA4E80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now.plusDays(1)</w:t>
      </w:r>
    </w:p>
    <w:p w14:paraId="7A660C7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);</w:t>
      </w:r>
    </w:p>
    <w:p w14:paraId="37F811D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42D1F16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for (ProductionRecord prod : nearingDeadline) {</w:t>
      </w:r>
    </w:p>
    <w:p w14:paraId="0B27A78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Request request = requestRepo.findById(prod.getRequestId()).orElse(null);</w:t>
      </w:r>
    </w:p>
    <w:p w14:paraId="0B52EA7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if (request != null) {</w:t>
      </w:r>
    </w:p>
    <w:p w14:paraId="06F8C95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alertService.sendToAdmin(</w:t>
      </w:r>
    </w:p>
    <w:p w14:paraId="1150013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"</w:t>
      </w:r>
      <w:r w:rsidRPr="00034E16">
        <w:rPr>
          <w:rFonts w:ascii="Segoe UI Emoji" w:hAnsi="Segoe UI Emoji" w:cs="Segoe UI Emoji"/>
          <w:i/>
          <w:iCs/>
        </w:rPr>
        <w:t>⚠️</w:t>
      </w:r>
      <w:r w:rsidRPr="00034E16">
        <w:rPr>
          <w:i/>
          <w:iCs/>
        </w:rPr>
        <w:t xml:space="preserve"> Production Due Tomorrow",</w:t>
      </w:r>
    </w:p>
    <w:p w14:paraId="454B7E2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"Request " + request.getRequestNumber() + </w:t>
      </w:r>
    </w:p>
    <w:p w14:paraId="7C34BDC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" production deadline is tomorrow. Current status: In Progress"</w:t>
      </w:r>
    </w:p>
    <w:p w14:paraId="0E62041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);</w:t>
      </w:r>
    </w:p>
    <w:p w14:paraId="6143BD3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}</w:t>
      </w:r>
    </w:p>
    <w:p w14:paraId="7EBE150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}</w:t>
      </w:r>
    </w:p>
    <w:p w14:paraId="5D38D28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67F0848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// Find overdue productions</w:t>
      </w:r>
    </w:p>
    <w:p w14:paraId="11198EA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List&lt;ProductionRecord&gt; overdue = productionRepo</w:t>
      </w:r>
    </w:p>
    <w:p w14:paraId="1C8190E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.findByStatusAndExpectedCompletionBefore("IN_PROGRESS", now);</w:t>
      </w:r>
    </w:p>
    <w:p w14:paraId="31A1B72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23FC31F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for (ProductionRecord prod : overdue) {</w:t>
      </w:r>
    </w:p>
    <w:p w14:paraId="1D152ED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Request request = requestRepo.findById(prod.getRequestId()).orElse(null);</w:t>
      </w:r>
    </w:p>
    <w:p w14:paraId="50B3AA3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if (request != null) {</w:t>
      </w:r>
    </w:p>
    <w:p w14:paraId="17965A0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long daysOverdue = ChronoUnit.DAYS.between(</w:t>
      </w:r>
    </w:p>
    <w:p w14:paraId="7E0861A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prod.getExpectedCompletion(), </w:t>
      </w:r>
    </w:p>
    <w:p w14:paraId="229857A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                now</w:t>
      </w:r>
    </w:p>
    <w:p w14:paraId="496897A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);</w:t>
      </w:r>
    </w:p>
    <w:p w14:paraId="4C8E117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</w:t>
      </w:r>
    </w:p>
    <w:p w14:paraId="0142015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// High priority alert to SA</w:t>
      </w:r>
    </w:p>
    <w:p w14:paraId="5C3A360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alertService.sendToSA(</w:t>
      </w:r>
    </w:p>
    <w:p w14:paraId="4037991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"</w:t>
      </w:r>
      <w:r w:rsidRPr="00034E16">
        <w:rPr>
          <w:rFonts w:ascii="Segoe UI Emoji" w:hAnsi="Segoe UI Emoji" w:cs="Segoe UI Emoji"/>
          <w:i/>
          <w:iCs/>
        </w:rPr>
        <w:t>🔴</w:t>
      </w:r>
      <w:r w:rsidRPr="00034E16">
        <w:rPr>
          <w:i/>
          <w:iCs/>
        </w:rPr>
        <w:t xml:space="preserve"> PRODUCTION OVERDUE",</w:t>
      </w:r>
    </w:p>
    <w:p w14:paraId="2FF7DD0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"Request " + request.getRequestNumber() + </w:t>
      </w:r>
    </w:p>
    <w:p w14:paraId="52E7CDD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" is " + daysOverdue + " day(s) overdue!\n" +</w:t>
      </w:r>
    </w:p>
    <w:p w14:paraId="21D122C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"Worker: " + getWorkerName(prod.getAssignedWorkerId()) + "\n" +</w:t>
      </w:r>
    </w:p>
    <w:p w14:paraId="6F2EF19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"Expected: " + formatDate(prod.getExpectedCompletion())</w:t>
      </w:r>
    </w:p>
    <w:p w14:paraId="76F6555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);</w:t>
      </w:r>
    </w:p>
    <w:p w14:paraId="6335BD3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</w:t>
      </w:r>
    </w:p>
    <w:p w14:paraId="1FA86DC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// Mark stage as overdue</w:t>
      </w:r>
    </w:p>
    <w:p w14:paraId="1B89194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RequestStageHistory stage = stageHistoryRepo</w:t>
      </w:r>
    </w:p>
    <w:p w14:paraId="759AACE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.findByRequestIdAndStage(request.getId(), "IN_PRODUCTION");</w:t>
      </w:r>
    </w:p>
    <w:p w14:paraId="49E7EF0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if (stage != null) {</w:t>
      </w:r>
    </w:p>
    <w:p w14:paraId="61CA134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stage.setIsOverdue(true);</w:t>
      </w:r>
    </w:p>
    <w:p w14:paraId="20531B1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stageHistoryRepo.save(stage);</w:t>
      </w:r>
    </w:p>
    <w:p w14:paraId="2F42D19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}</w:t>
      </w:r>
    </w:p>
    <w:p w14:paraId="31705DD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}</w:t>
      </w:r>
    </w:p>
    <w:p w14:paraId="3ECCA08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}</w:t>
      </w:r>
    </w:p>
    <w:p w14:paraId="4B362C7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</w:t>
      </w:r>
    </w:p>
    <w:p w14:paraId="78547C2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}</w:t>
      </w:r>
    </w:p>
    <w:p w14:paraId="5C2C342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26DA3874" w14:textId="77777777" w:rsidR="00034E16" w:rsidRPr="00034E16" w:rsidRDefault="00034E16" w:rsidP="00034E16">
      <w:pPr>
        <w:rPr>
          <w:i/>
          <w:iCs/>
        </w:rPr>
      </w:pPr>
    </w:p>
    <w:p w14:paraId="1CB4840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---</w:t>
      </w:r>
    </w:p>
    <w:p w14:paraId="54399167" w14:textId="77777777" w:rsidR="00034E16" w:rsidRPr="00034E16" w:rsidRDefault="00034E16" w:rsidP="00034E16">
      <w:pPr>
        <w:rPr>
          <w:i/>
          <w:iCs/>
        </w:rPr>
      </w:pPr>
    </w:p>
    <w:p w14:paraId="3F8BF13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## **PHASE 7: READY FOR COLLECTION**</w:t>
      </w:r>
    </w:p>
    <w:p w14:paraId="76B27C4F" w14:textId="77777777" w:rsidR="00034E16" w:rsidRPr="00034E16" w:rsidRDefault="00034E16" w:rsidP="00034E16">
      <w:pPr>
        <w:rPr>
          <w:i/>
          <w:iCs/>
        </w:rPr>
      </w:pPr>
    </w:p>
    <w:p w14:paraId="3857EA0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### **Step 7.1: Admin Marks Production Complete**</w:t>
      </w:r>
    </w:p>
    <w:p w14:paraId="1FB99D75" w14:textId="77777777" w:rsidR="00034E16" w:rsidRPr="00034E16" w:rsidRDefault="00034E16" w:rsidP="00034E16">
      <w:pPr>
        <w:rPr>
          <w:i/>
          <w:iCs/>
        </w:rPr>
      </w:pPr>
    </w:p>
    <w:p w14:paraId="2EDA4A9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**Admin Dashboard - Production Completion:**</w:t>
      </w:r>
    </w:p>
    <w:p w14:paraId="076CB92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71080AB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╔═══════════════════════════════════════════════════════════╗</w:t>
      </w:r>
    </w:p>
    <w:p w14:paraId="5C912BB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COMPLETE PRODUCTION - REQ-CARP-2025-0042                  </w:t>
      </w:r>
      <w:r w:rsidRPr="00034E16">
        <w:rPr>
          <w:rFonts w:ascii="Arial" w:hAnsi="Arial" w:cs="Arial"/>
          <w:i/>
          <w:iCs/>
        </w:rPr>
        <w:t>║</w:t>
      </w:r>
    </w:p>
    <w:p w14:paraId="4846B55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╠═══════════════════════════════════════════════════════════╣</w:t>
      </w:r>
    </w:p>
    <w:p w14:paraId="5BA89F3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Item: Wooden table with 3 drawers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EF16A3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Worker: Suresh (Carpenter)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E85446E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Production Started: Feb 10, 2025 2:00 PM                  </w:t>
      </w:r>
      <w:r w:rsidRPr="00034E16">
        <w:rPr>
          <w:rFonts w:ascii="Arial" w:hAnsi="Arial" w:cs="Arial"/>
          <w:i/>
          <w:iCs/>
        </w:rPr>
        <w:t>║</w:t>
      </w:r>
    </w:p>
    <w:p w14:paraId="199F187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Expected Completion: Feb 14, 2025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77B35C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Current Date: Feb 13, 2025 (1 day early!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)              </w:t>
      </w:r>
      <w:r w:rsidRPr="00034E16">
        <w:rPr>
          <w:rFonts w:ascii="Arial" w:hAnsi="Arial" w:cs="Arial"/>
          <w:i/>
          <w:iCs/>
        </w:rPr>
        <w:t>║</w:t>
      </w:r>
    </w:p>
    <w:p w14:paraId="1CCBAA6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C54FC5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Quality Check: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361AE62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☑</w:t>
      </w:r>
      <w:r w:rsidRPr="00034E16">
        <w:rPr>
          <w:i/>
          <w:iCs/>
        </w:rPr>
        <w:t xml:space="preserve"> Item matches specifications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56BCD7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☑</w:t>
      </w:r>
      <w:r w:rsidRPr="00034E16">
        <w:rPr>
          <w:i/>
          <w:iCs/>
        </w:rPr>
        <w:t xml:space="preserve"> Quality approved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3B5ABB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☑</w:t>
      </w:r>
      <w:r w:rsidRPr="00034E16">
        <w:rPr>
          <w:i/>
          <w:iCs/>
        </w:rPr>
        <w:t xml:space="preserve"> Ready for handover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B8862E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A46AA8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Upload Completion Photo (optional):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408035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[Choose Files] finished_table.jpg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275BAD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98E6CF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Completion Notes: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7F7919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[Textarea: "Table completed with premium finish. Added    </w:t>
      </w:r>
      <w:r w:rsidRPr="00034E16">
        <w:rPr>
          <w:rFonts w:ascii="Arial" w:hAnsi="Arial" w:cs="Arial"/>
          <w:i/>
          <w:iCs/>
        </w:rPr>
        <w:t>║</w:t>
      </w:r>
    </w:p>
    <w:p w14:paraId="5F99B88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soft-close drawer mechanism at no extra cost."]          </w:t>
      </w:r>
      <w:r w:rsidRPr="00034E16">
        <w:rPr>
          <w:rFonts w:ascii="Arial" w:hAnsi="Arial" w:cs="Arial"/>
          <w:i/>
          <w:iCs/>
        </w:rPr>
        <w:t>║</w:t>
      </w:r>
    </w:p>
    <w:p w14:paraId="27490F5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8DEB04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[Cancel] [Submit for SA Approval]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21DAA0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lastRenderedPageBreak/>
        <w:t>╚═══════════════════════════════════════════════════════════╝</w:t>
      </w:r>
    </w:p>
    <w:p w14:paraId="57108949" w14:textId="77777777" w:rsidR="00034E16" w:rsidRPr="00034E16" w:rsidRDefault="00034E16" w:rsidP="00034E16">
      <w:pPr>
        <w:rPr>
          <w:i/>
          <w:iCs/>
        </w:rPr>
      </w:pPr>
      <w:r w:rsidRPr="00034E16">
        <w:rPr>
          <w:b/>
          <w:bCs/>
          <w:i/>
          <w:iCs/>
        </w:rPr>
        <w:t>Backend - Mark Complete:</w:t>
      </w:r>
    </w:p>
    <w:p w14:paraId="306F9EF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java</w:t>
      </w:r>
    </w:p>
    <w:p w14:paraId="4531733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@PostMapping("/api/requests/{id}/complete-production")</w:t>
      </w:r>
    </w:p>
    <w:p w14:paraId="151D115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@PreAuthorize("hasRole('ADMIN')")</w:t>
      </w:r>
    </w:p>
    <w:p w14:paraId="1730129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public ResponseEntity&lt;?&gt; completeProduction(</w:t>
      </w:r>
    </w:p>
    <w:p w14:paraId="2A45598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@PathVariable Long id,</w:t>
      </w:r>
    </w:p>
    <w:p w14:paraId="418999B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@RequestBody ProductionCompletionDTO dto</w:t>
      </w:r>
    </w:p>
    <w:p w14:paraId="56DAE85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) {</w:t>
      </w:r>
    </w:p>
    <w:p w14:paraId="2710D3F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 request = requestRepo.findById(id).orElseThrow();</w:t>
      </w:r>
    </w:p>
    <w:p w14:paraId="4BA0433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ProductionRecord production = productionRepo.findByRequestId(id);</w:t>
      </w:r>
    </w:p>
    <w:p w14:paraId="5E40177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5BD1BCD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if (!production.getStatus().equals("IN_PROGRESS")) {</w:t>
      </w:r>
    </w:p>
    <w:p w14:paraId="1846B1A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throw new ValidationException("Production not in progress");</w:t>
      </w:r>
    </w:p>
    <w:p w14:paraId="6B19AE2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</w:t>
      </w:r>
    </w:p>
    <w:p w14:paraId="533A01C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736213F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Upload completion photos to Supabase</w:t>
      </w:r>
    </w:p>
    <w:p w14:paraId="14A4D62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List&lt;String&gt; photoUrls = new ArrayList&lt;&gt;();</w:t>
      </w:r>
    </w:p>
    <w:p w14:paraId="12B9687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if (dto.getPhotos() != null) {</w:t>
      </w:r>
    </w:p>
    <w:p w14:paraId="6DE9A18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for (MultipartFile photo : dto.getPhotos()) {</w:t>
      </w:r>
    </w:p>
    <w:p w14:paraId="36E795E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String url = supabaseService.uploadFile(</w:t>
      </w:r>
    </w:p>
    <w:p w14:paraId="6D6DDC1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photo, </w:t>
      </w:r>
    </w:p>
    <w:p w14:paraId="2AA121C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"completions/" + request.getRequestNumber() + "_" + photo.getOriginalFilename()</w:t>
      </w:r>
    </w:p>
    <w:p w14:paraId="029A2E8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);</w:t>
      </w:r>
    </w:p>
    <w:p w14:paraId="6FF6E8D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photoUrls.add(url);</w:t>
      </w:r>
    </w:p>
    <w:p w14:paraId="6E4EB7F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}</w:t>
      </w:r>
    </w:p>
    <w:p w14:paraId="5CF3D93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</w:t>
      </w:r>
    </w:p>
    <w:p w14:paraId="11E006A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</w:t>
      </w:r>
    </w:p>
    <w:p w14:paraId="5A6B934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production record</w:t>
      </w:r>
    </w:p>
    <w:p w14:paraId="6BFCD7A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production.setStatus("PENDING_SA_APPROVAL_COMPLETION");</w:t>
      </w:r>
    </w:p>
    <w:p w14:paraId="5DE97CC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production.setCompletionNotes(dto.getNotes());</w:t>
      </w:r>
    </w:p>
    <w:p w14:paraId="6165B69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production.setCompletionPhotoUrls(String.join(",", photoUrls));</w:t>
      </w:r>
    </w:p>
    <w:p w14:paraId="161A8AD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production.setActualCompletionTime(LocalDateTime.now());</w:t>
      </w:r>
    </w:p>
    <w:p w14:paraId="134CEE4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productionRepo.save(production);</w:t>
      </w:r>
    </w:p>
    <w:p w14:paraId="095D54D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5C8D519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Log admin action</w:t>
      </w:r>
    </w:p>
    <w:p w14:paraId="347EF2C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AdminActionLog log = new AdminActionLog();</w:t>
      </w:r>
    </w:p>
    <w:p w14:paraId="0533B01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log.setActionType("PRODUCTION_COMPLETE");</w:t>
      </w:r>
    </w:p>
    <w:p w14:paraId="2AF7B50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log.setRequestId(request.getId());</w:t>
      </w:r>
    </w:p>
    <w:p w14:paraId="7BE9AB3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log.setPerformedByAdminId(getCurrentUser().getId());</w:t>
      </w:r>
    </w:p>
    <w:p w14:paraId="4E5AEBC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log.setStatus("PENDING_SA_APPROVAL");</w:t>
      </w:r>
    </w:p>
    <w:p w14:paraId="1113CFC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log.setActionData(objectMapper.writeValueAsString(dto));</w:t>
      </w:r>
    </w:p>
    <w:p w14:paraId="40174F7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adminActionLogRepo.save(log);</w:t>
      </w:r>
    </w:p>
    <w:p w14:paraId="594FCB2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6531E2A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Calculate if early/late</w:t>
      </w:r>
    </w:p>
    <w:p w14:paraId="45D1C73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boolean isEarly = production.getActualCompletionTime()</w:t>
      </w:r>
    </w:p>
    <w:p w14:paraId="1BD43D9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.isBefore(production.getExpectedCompletion());</w:t>
      </w:r>
    </w:p>
    <w:p w14:paraId="384B443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long daysDiff = Math.abs(ChronoUnit.DAYS.between(</w:t>
      </w:r>
    </w:p>
    <w:p w14:paraId="3A859A1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production.getExpectedCompletion(),</w:t>
      </w:r>
    </w:p>
    <w:p w14:paraId="327584E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production.getActualCompletionTime()</w:t>
      </w:r>
    </w:p>
    <w:p w14:paraId="61795BC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));</w:t>
      </w:r>
    </w:p>
    <w:p w14:paraId="07C1C4E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2FAC41F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String timing = isEarly </w:t>
      </w:r>
    </w:p>
    <w:p w14:paraId="7E6C5FD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? daysDiff + " day(s) early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" </w:t>
      </w:r>
    </w:p>
    <w:p w14:paraId="1EA5F8F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: (daysDiff == 0 ? "On time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>" : daysDiff + " day(s) late");</w:t>
      </w:r>
    </w:p>
    <w:p w14:paraId="604D4D1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</w:t>
      </w:r>
    </w:p>
    <w:p w14:paraId="10931CA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Notify SA</w:t>
      </w:r>
    </w:p>
    <w:p w14:paraId="76BF46C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emailService.sendAsync(</w:t>
      </w:r>
    </w:p>
    <w:p w14:paraId="230C044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getSuperAdminEmail(),</w:t>
      </w:r>
    </w:p>
    <w:p w14:paraId="1F0D27E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"Production Completion Approval: " + request.getRequestNumber(),</w:t>
      </w:r>
    </w:p>
    <w:p w14:paraId="56BFC7E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"Admin marked production as complete.\n" +</w:t>
      </w:r>
    </w:p>
    <w:p w14:paraId="166457E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"Timing: " + timing + "\n" +</w:t>
      </w:r>
    </w:p>
    <w:p w14:paraId="228D569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"Worker: " + getWorkerName(production.getAssignedWorkerId()) + "\n" +</w:t>
      </w:r>
    </w:p>
    <w:p w14:paraId="233ED91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"Notes: " + dto.getNotes()</w:t>
      </w:r>
    </w:p>
    <w:p w14:paraId="3D1BD83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7043B0E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6FE60A0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return ResponseEntity.ok("Production completion sent for SA approval");</w:t>
      </w:r>
    </w:p>
    <w:p w14:paraId="671B50E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}</w:t>
      </w:r>
    </w:p>
    <w:p w14:paraId="1DFCC90D" w14:textId="77777777" w:rsidR="00034E16" w:rsidRPr="00034E16" w:rsidRDefault="00034E16" w:rsidP="00034E16">
      <w:pPr>
        <w:rPr>
          <w:i/>
          <w:iCs/>
        </w:rPr>
      </w:pPr>
      <w:r w:rsidRPr="00034E16">
        <w:rPr>
          <w:b/>
          <w:bCs/>
          <w:i/>
          <w:iCs/>
        </w:rPr>
        <w:t>Step 7.2: SA Approves &amp; Marks Ready</w:t>
      </w:r>
    </w:p>
    <w:p w14:paraId="05B9C49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java</w:t>
      </w:r>
    </w:p>
    <w:p w14:paraId="42B8095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@PostMapping("/api/admin-actions/{logId}/approve-completion")</w:t>
      </w:r>
    </w:p>
    <w:p w14:paraId="294BD7D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@PreAuthorize("hasRole('SUPER_ADMIN')")</w:t>
      </w:r>
    </w:p>
    <w:p w14:paraId="5DA4A05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public ResponseEntity&lt;?&gt; approveProductionCompletion(@PathVariable Long logId) {</w:t>
      </w:r>
    </w:p>
    <w:p w14:paraId="0FA7CA6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AdminActionLog log = adminActionLogRepo.findById(logId).orElseThrow();</w:t>
      </w:r>
    </w:p>
    <w:p w14:paraId="330D808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 request = requestRepo.findById(log.getRequestId()).orElseThrow();</w:t>
      </w:r>
    </w:p>
    <w:p w14:paraId="2807A49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ProductionRecord production = productionRepo.findByRequestId(request.getId());</w:t>
      </w:r>
    </w:p>
    <w:p w14:paraId="4841F28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Quotation quotation = quotationRepo.findApprovedQuotation(request.getId());</w:t>
      </w:r>
    </w:p>
    <w:p w14:paraId="2501C4F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4FEDF9B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Approve action</w:t>
      </w:r>
    </w:p>
    <w:p w14:paraId="7792C8D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log.setStatus("APPROVED");</w:t>
      </w:r>
    </w:p>
    <w:p w14:paraId="552F994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log.setApprovedBySaId(getCurrentUser().getId());</w:t>
      </w:r>
    </w:p>
    <w:p w14:paraId="1E18030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log.setApprovedAt(LocalDateTime.now());</w:t>
      </w:r>
    </w:p>
    <w:p w14:paraId="1A39BD6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adminActionLogRepo.save(log);</w:t>
      </w:r>
    </w:p>
    <w:p w14:paraId="3424BED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</w:t>
      </w:r>
    </w:p>
    <w:p w14:paraId="00B8FE9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production</w:t>
      </w:r>
    </w:p>
    <w:p w14:paraId="540BB63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production.setStatus("COMPLETED");</w:t>
      </w:r>
    </w:p>
    <w:p w14:paraId="6059D07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productionRepo.save(production);</w:t>
      </w:r>
    </w:p>
    <w:p w14:paraId="709E656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07A4FEE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request</w:t>
      </w:r>
    </w:p>
    <w:p w14:paraId="5FD3BFB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request.setStatus("READY_FOR_COLLECTION");</w:t>
      </w:r>
    </w:p>
    <w:p w14:paraId="596E49C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requestRepo.save(request);</w:t>
      </w:r>
    </w:p>
    <w:p w14:paraId="7711855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7635A5A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stage history</w:t>
      </w:r>
    </w:p>
    <w:p w14:paraId="032127D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RequestStageHistory prodStage = stageHistoryRepo</w:t>
      </w:r>
    </w:p>
    <w:p w14:paraId="2A01A4F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.findByRequestIdAndStage(request.getId(), "IN_PRODUCTION");</w:t>
      </w:r>
    </w:p>
    <w:p w14:paraId="1C2367D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prodStage.setCompletedAt(LocalDateTime.now());</w:t>
      </w:r>
    </w:p>
    <w:p w14:paraId="15544D9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stageHistoryRepo.save(prodStage);</w:t>
      </w:r>
    </w:p>
    <w:p w14:paraId="5E32996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56344A6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RequestStageHistory readyStage = new RequestStageHistory();</w:t>
      </w:r>
    </w:p>
    <w:p w14:paraId="2F16410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readyStage.setRequestId(request.getId());</w:t>
      </w:r>
    </w:p>
    <w:p w14:paraId="03C9A8E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readyStage.setStage("READY_FOR_COLLECTION");</w:t>
      </w:r>
    </w:p>
    <w:p w14:paraId="6A62377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readyStage.setStartedAt(LocalDateTime.now());</w:t>
      </w:r>
    </w:p>
    <w:p w14:paraId="54F74A0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readyStage.setExpectedDurationHours(7 * 24); // 7 days to collect</w:t>
      </w:r>
    </w:p>
    <w:p w14:paraId="2DE0521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readyStage.setDeadline(LocalDateTime.now().plusDays(7));</w:t>
      </w:r>
    </w:p>
    <w:p w14:paraId="11BA7B9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stageHistoryRepo.save(readyStage);</w:t>
      </w:r>
    </w:p>
    <w:p w14:paraId="3A237ED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7EC68A3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amount due with collection deadline</w:t>
      </w:r>
    </w:p>
    <w:p w14:paraId="21B09CE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 amountDue = amountDueRepo.findByRequestId(request.getId());</w:t>
      </w:r>
    </w:p>
    <w:p w14:paraId="0F80CDD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amountDue.setDueDate(LocalDate.now().plusDays(7));</w:t>
      </w:r>
    </w:p>
    <w:p w14:paraId="5B65B59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amountDue.setPaymentStatus("PENDING");</w:t>
      </w:r>
    </w:p>
    <w:p w14:paraId="67F3CDF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amountDueRepo.save(amountDue);</w:t>
      </w:r>
    </w:p>
    <w:p w14:paraId="0F32AAA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</w:t>
      </w:r>
    </w:p>
    <w:p w14:paraId="25CA45B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Generate payment link (Razorpay)</w:t>
      </w:r>
    </w:p>
    <w:p w14:paraId="5BE0CD3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String paymentLink = razorpayService.createPaymentLink(</w:t>
      </w:r>
    </w:p>
    <w:p w14:paraId="5A2E04C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request.getRequestNumber(),</w:t>
      </w:r>
    </w:p>
    <w:p w14:paraId="327B51C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quotation.getTotalCost(),</w:t>
      </w:r>
    </w:p>
    <w:p w14:paraId="3FFC9A8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request.getRequester().getEmail(),</w:t>
      </w:r>
    </w:p>
    <w:p w14:paraId="58C0199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request.getRequester().getPhone()</w:t>
      </w:r>
    </w:p>
    <w:p w14:paraId="5CA2575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5AFDD29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5684BBD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Send notification with payment link</w:t>
      </w:r>
    </w:p>
    <w:p w14:paraId="3D27819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emailService.sendAsync(</w:t>
      </w:r>
    </w:p>
    <w:p w14:paraId="2FA3978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request.getRequester().getEmail(),</w:t>
      </w:r>
    </w:p>
    <w:p w14:paraId="31F92B2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</w:t>
      </w:r>
      <w:r w:rsidRPr="00034E16">
        <w:rPr>
          <w:rFonts w:ascii="Segoe UI Emoji" w:hAnsi="Segoe UI Emoji" w:cs="Segoe UI Emoji"/>
          <w:i/>
          <w:iCs/>
        </w:rPr>
        <w:t>✅</w:t>
      </w:r>
      <w:r w:rsidRPr="00034E16">
        <w:rPr>
          <w:i/>
          <w:iCs/>
        </w:rPr>
        <w:t xml:space="preserve"> Your Item is Ready for Collection! " + request.getRequestNumber(),</w:t>
      </w:r>
    </w:p>
    <w:p w14:paraId="3EF93C7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buildReadyEmail(request, quotation, paymentLink, production)</w:t>
      </w:r>
    </w:p>
    <w:p w14:paraId="7A91EED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4B844B6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2D4D892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return ResponseEntity.ok("Item marked as ready for collection");</w:t>
      </w:r>
    </w:p>
    <w:p w14:paraId="12939C1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}</w:t>
      </w:r>
    </w:p>
    <w:p w14:paraId="43D8396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591E3752" w14:textId="77777777" w:rsidR="00034E16" w:rsidRPr="00034E16" w:rsidRDefault="00034E16" w:rsidP="00034E16">
      <w:pPr>
        <w:rPr>
          <w:i/>
          <w:iCs/>
        </w:rPr>
      </w:pPr>
    </w:p>
    <w:p w14:paraId="773D330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**Step 7.3: Email to Requester**</w:t>
      </w:r>
    </w:p>
    <w:p w14:paraId="01DAB4F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3E5DF8B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Subject: </w:t>
      </w:r>
      <w:r w:rsidRPr="00034E16">
        <w:rPr>
          <w:rFonts w:ascii="Segoe UI Emoji" w:hAnsi="Segoe UI Emoji" w:cs="Segoe UI Emoji"/>
          <w:i/>
          <w:iCs/>
        </w:rPr>
        <w:t>✅</w:t>
      </w:r>
      <w:r w:rsidRPr="00034E16">
        <w:rPr>
          <w:i/>
          <w:iCs/>
        </w:rPr>
        <w:t xml:space="preserve"> Your Item is Ready for Collection! - REQ-CARP-2025-0042</w:t>
      </w:r>
    </w:p>
    <w:p w14:paraId="361A93A4" w14:textId="77777777" w:rsidR="00034E16" w:rsidRPr="00034E16" w:rsidRDefault="00034E16" w:rsidP="00034E16">
      <w:pPr>
        <w:rPr>
          <w:i/>
          <w:iCs/>
        </w:rPr>
      </w:pPr>
    </w:p>
    <w:p w14:paraId="349ED64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Dear John Doe,</w:t>
      </w:r>
    </w:p>
    <w:p w14:paraId="4C8FBB4F" w14:textId="77777777" w:rsidR="00034E16" w:rsidRPr="00034E16" w:rsidRDefault="00034E16" w:rsidP="00034E16">
      <w:pPr>
        <w:rPr>
          <w:i/>
          <w:iCs/>
        </w:rPr>
      </w:pPr>
    </w:p>
    <w:p w14:paraId="4111AB2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Great news! Your requested item is now ready for collection.</w:t>
      </w:r>
    </w:p>
    <w:p w14:paraId="5DDFCEC2" w14:textId="77777777" w:rsidR="00034E16" w:rsidRPr="00034E16" w:rsidRDefault="00034E16" w:rsidP="00034E16">
      <w:pPr>
        <w:rPr>
          <w:i/>
          <w:iCs/>
        </w:rPr>
      </w:pPr>
    </w:p>
    <w:p w14:paraId="6E0BCF4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MS Gothic" w:eastAsia="MS Gothic" w:hAnsi="MS Gothic" w:cs="MS Gothic" w:hint="eastAsia"/>
          <w:i/>
          <w:iCs/>
        </w:rPr>
        <w:lastRenderedPageBreak/>
        <w:t>━━━━━━━━━━━━━━━━━━━━━━━━━━━━━━━━━━━━━━━━━━━━━━━━━━━━</w:t>
      </w:r>
    </w:p>
    <w:p w14:paraId="561BB8B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REQUEST DETAILS</w:t>
      </w:r>
    </w:p>
    <w:p w14:paraId="008A7AA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</w:t>
      </w:r>
    </w:p>
    <w:p w14:paraId="5B8F622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Request Number: REQ-CARP-2025-0042</w:t>
      </w:r>
    </w:p>
    <w:p w14:paraId="26B47E8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Item: Wooden table with 3 drawers</w:t>
      </w:r>
    </w:p>
    <w:p w14:paraId="7567E87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Service: Carpentry</w:t>
      </w:r>
    </w:p>
    <w:p w14:paraId="2E4E5076" w14:textId="77777777" w:rsidR="00034E16" w:rsidRPr="00034E16" w:rsidRDefault="00034E16" w:rsidP="00034E16">
      <w:pPr>
        <w:rPr>
          <w:i/>
          <w:iCs/>
        </w:rPr>
      </w:pPr>
    </w:p>
    <w:p w14:paraId="0D7184E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Completed: Feb 13, 2025 (1 day early!)</w:t>
      </w:r>
    </w:p>
    <w:p w14:paraId="57054B9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Quality Check: Passed </w:t>
      </w:r>
      <w:r w:rsidRPr="00034E16">
        <w:rPr>
          <w:rFonts w:ascii="Segoe UI Symbol" w:hAnsi="Segoe UI Symbol" w:cs="Segoe UI Symbol"/>
          <w:i/>
          <w:iCs/>
        </w:rPr>
        <w:t>✓</w:t>
      </w:r>
    </w:p>
    <w:p w14:paraId="0130E0DB" w14:textId="77777777" w:rsidR="00034E16" w:rsidRPr="00034E16" w:rsidRDefault="00034E16" w:rsidP="00034E16">
      <w:pPr>
        <w:rPr>
          <w:i/>
          <w:iCs/>
        </w:rPr>
      </w:pPr>
    </w:p>
    <w:p w14:paraId="4B2EE99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</w:t>
      </w:r>
    </w:p>
    <w:p w14:paraId="61C4B40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PAYMENT REQUIRED</w:t>
      </w:r>
    </w:p>
    <w:p w14:paraId="523C4CB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</w:t>
      </w:r>
    </w:p>
    <w:p w14:paraId="6E58A55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Total Amount: ₹3,080</w:t>
      </w:r>
    </w:p>
    <w:p w14:paraId="59CC84D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Payment Deadline: Feb 20, 2025</w:t>
      </w:r>
    </w:p>
    <w:p w14:paraId="16107ABB" w14:textId="77777777" w:rsidR="00034E16" w:rsidRPr="00034E16" w:rsidRDefault="00034E16" w:rsidP="00034E16">
      <w:pPr>
        <w:rPr>
          <w:i/>
          <w:iCs/>
        </w:rPr>
      </w:pPr>
    </w:p>
    <w:p w14:paraId="114116E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[PAY NOW] ← Click to pay online</w:t>
      </w:r>
    </w:p>
    <w:p w14:paraId="09175908" w14:textId="77777777" w:rsidR="00034E16" w:rsidRPr="00034E16" w:rsidRDefault="00034E16" w:rsidP="00034E16">
      <w:pPr>
        <w:rPr>
          <w:i/>
          <w:iCs/>
        </w:rPr>
      </w:pPr>
    </w:p>
    <w:p w14:paraId="5FBF509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</w:t>
      </w:r>
    </w:p>
    <w:p w14:paraId="49836BA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COLLECTION INSTRUCTIONS</w:t>
      </w:r>
    </w:p>
    <w:p w14:paraId="51C695E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</w:t>
      </w:r>
    </w:p>
    <w:p w14:paraId="4A709DE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1. Complete payment (online or at collection)</w:t>
      </w:r>
    </w:p>
    <w:p w14:paraId="5D664D2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2. Visit our office during working hours</w:t>
      </w:r>
    </w:p>
    <w:p w14:paraId="38A9DD4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>3. Bring your Request Number: REQ-CARP-2025-0042</w:t>
      </w:r>
    </w:p>
    <w:p w14:paraId="6799E08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4. Collect your item</w:t>
      </w:r>
    </w:p>
    <w:p w14:paraId="154773B0" w14:textId="77777777" w:rsidR="00034E16" w:rsidRPr="00034E16" w:rsidRDefault="00034E16" w:rsidP="00034E16">
      <w:pPr>
        <w:rPr>
          <w:i/>
          <w:iCs/>
        </w:rPr>
      </w:pPr>
    </w:p>
    <w:p w14:paraId="712DD5D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Office Hours: Mon-Sat, 10:00 AM - 6:00 PM</w:t>
      </w:r>
    </w:p>
    <w:p w14:paraId="06718E1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Location: Maintenance Department, Building A, Floor 2</w:t>
      </w:r>
    </w:p>
    <w:p w14:paraId="4D6410D8" w14:textId="77777777" w:rsidR="00034E16" w:rsidRPr="00034E16" w:rsidRDefault="00034E16" w:rsidP="00034E16">
      <w:pPr>
        <w:rPr>
          <w:i/>
          <w:iCs/>
        </w:rPr>
      </w:pPr>
    </w:p>
    <w:p w14:paraId="12E7132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Segoe UI Emoji" w:hAnsi="Segoe UI Emoji" w:cs="Segoe UI Emoji"/>
          <w:i/>
          <w:iCs/>
        </w:rPr>
        <w:t>⚠️</w:t>
      </w:r>
      <w:r w:rsidRPr="00034E16">
        <w:rPr>
          <w:i/>
          <w:iCs/>
        </w:rPr>
        <w:t xml:space="preserve"> Important: Items not collected within 7 days may incur storage charges.</w:t>
      </w:r>
    </w:p>
    <w:p w14:paraId="45D75D9E" w14:textId="77777777" w:rsidR="00034E16" w:rsidRPr="00034E16" w:rsidRDefault="00034E16" w:rsidP="00034E16">
      <w:pPr>
        <w:rPr>
          <w:i/>
          <w:iCs/>
        </w:rPr>
      </w:pPr>
    </w:p>
    <w:p w14:paraId="722F600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Questions? Reply to this email or call: +91-XXXX-XXXXXX</w:t>
      </w:r>
    </w:p>
    <w:p w14:paraId="1E848A8C" w14:textId="77777777" w:rsidR="00034E16" w:rsidRPr="00034E16" w:rsidRDefault="00034E16" w:rsidP="00034E16">
      <w:pPr>
        <w:rPr>
          <w:i/>
          <w:iCs/>
        </w:rPr>
      </w:pPr>
    </w:p>
    <w:p w14:paraId="5DC3DCC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Thank you!</w:t>
      </w:r>
    </w:p>
    <w:p w14:paraId="3DF96F7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Maintenance Team</w:t>
      </w:r>
    </w:p>
    <w:p w14:paraId="2535484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08217EF1" w14:textId="77777777" w:rsidR="00034E16" w:rsidRPr="00034E16" w:rsidRDefault="00034E16" w:rsidP="00034E16">
      <w:pPr>
        <w:rPr>
          <w:i/>
          <w:iCs/>
        </w:rPr>
      </w:pPr>
    </w:p>
    <w:p w14:paraId="080FA62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**Step 7.4: Requester Dashboard View**</w:t>
      </w:r>
    </w:p>
    <w:p w14:paraId="5B665F1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015ADA4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╔═══════════════════════════════════════════════════════════╗</w:t>
      </w:r>
    </w:p>
    <w:p w14:paraId="1574EFB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REQUEST #REQ-CARP-2025-0042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21C5CF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Status: </w:t>
      </w:r>
      <w:r w:rsidRPr="00034E16">
        <w:rPr>
          <w:rFonts w:ascii="Segoe UI Emoji" w:hAnsi="Segoe UI Emoji" w:cs="Segoe UI Emoji"/>
          <w:i/>
          <w:iCs/>
        </w:rPr>
        <w:t>✅</w:t>
      </w:r>
      <w:r w:rsidRPr="00034E16">
        <w:rPr>
          <w:i/>
          <w:iCs/>
        </w:rPr>
        <w:t xml:space="preserve"> Ready for Pickup - Please Pay                  </w:t>
      </w:r>
      <w:r w:rsidRPr="00034E16">
        <w:rPr>
          <w:rFonts w:ascii="Arial" w:hAnsi="Arial" w:cs="Arial"/>
          <w:i/>
          <w:iCs/>
        </w:rPr>
        <w:t>║</w:t>
      </w:r>
    </w:p>
    <w:p w14:paraId="5526C11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╠═══════════════════════════════════════════════════════════╣</w:t>
      </w:r>
    </w:p>
    <w:p w14:paraId="4ACA533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Item: Wooden table with 3 drawers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EE83AB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Service: Carpentry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E21DD2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42E8E2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Emoji" w:hAnsi="Segoe UI Emoji" w:cs="Segoe UI Emoji"/>
          <w:i/>
          <w:iCs/>
        </w:rPr>
        <w:t>🎉</w:t>
      </w:r>
      <w:r w:rsidRPr="00034E16">
        <w:rPr>
          <w:i/>
          <w:iCs/>
        </w:rPr>
        <w:t xml:space="preserve"> Your item is ready for collection!                     </w:t>
      </w:r>
      <w:r w:rsidRPr="00034E16">
        <w:rPr>
          <w:rFonts w:ascii="Arial" w:hAnsi="Arial" w:cs="Arial"/>
          <w:i/>
          <w:iCs/>
        </w:rPr>
        <w:t>║</w:t>
      </w:r>
    </w:p>
    <w:p w14:paraId="7910CF6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4F17CB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TIMELINE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F4A00F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lastRenderedPageBreak/>
        <w:t>║</w:t>
      </w:r>
      <w:r w:rsidRPr="00034E16">
        <w:rPr>
          <w:i/>
          <w:iCs/>
        </w:rPr>
        <w:t xml:space="preserve"> </w:t>
      </w: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━━━━━━━━━━━━━━━━━━━━━━━━━━━━━━━━━━━━━━━━━━━━━━━━━━━━━</w:t>
      </w:r>
      <w:r w:rsidRPr="00034E16">
        <w:rPr>
          <w:i/>
          <w:iCs/>
        </w:rPr>
        <w:t xml:space="preserve">  </w:t>
      </w:r>
      <w:r w:rsidRPr="00034E16">
        <w:rPr>
          <w:rFonts w:ascii="Arial" w:hAnsi="Arial" w:cs="Arial"/>
          <w:i/>
          <w:iCs/>
        </w:rPr>
        <w:t>║</w:t>
      </w:r>
    </w:p>
    <w:p w14:paraId="251331E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Request Submitted          Feb 09, 10:30 AM             </w:t>
      </w:r>
      <w:r w:rsidRPr="00034E16">
        <w:rPr>
          <w:rFonts w:ascii="Arial" w:hAnsi="Arial" w:cs="Arial"/>
          <w:i/>
          <w:iCs/>
        </w:rPr>
        <w:t>║</w:t>
      </w:r>
    </w:p>
    <w:p w14:paraId="6C6E83FE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Quotation Approved         Feb 09, 4:15 PM              </w:t>
      </w:r>
      <w:r w:rsidRPr="00034E16">
        <w:rPr>
          <w:rFonts w:ascii="Arial" w:hAnsi="Arial" w:cs="Arial"/>
          <w:i/>
          <w:iCs/>
        </w:rPr>
        <w:t>║</w:t>
      </w:r>
    </w:p>
    <w:p w14:paraId="66CAAAF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Materials Procured         Feb 10, 11:00 AM             </w:t>
      </w:r>
      <w:r w:rsidRPr="00034E16">
        <w:rPr>
          <w:rFonts w:ascii="Arial" w:hAnsi="Arial" w:cs="Arial"/>
          <w:i/>
          <w:iCs/>
        </w:rPr>
        <w:t>║</w:t>
      </w:r>
    </w:p>
    <w:p w14:paraId="080EDF1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Production Complete        Feb 13, 2025 (1 day early!)  </w:t>
      </w:r>
      <w:r w:rsidRPr="00034E16">
        <w:rPr>
          <w:rFonts w:ascii="Arial" w:hAnsi="Arial" w:cs="Arial"/>
          <w:i/>
          <w:iCs/>
        </w:rPr>
        <w:t>║</w:t>
      </w:r>
    </w:p>
    <w:p w14:paraId="3D904E4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●</w:t>
      </w:r>
      <w:r w:rsidRPr="00034E16">
        <w:rPr>
          <w:i/>
          <w:iCs/>
        </w:rPr>
        <w:t xml:space="preserve"> Payment &amp; Collection       Due: Feb 20, 2025            </w:t>
      </w:r>
      <w:r w:rsidRPr="00034E16">
        <w:rPr>
          <w:rFonts w:ascii="Arial" w:hAnsi="Arial" w:cs="Arial"/>
          <w:i/>
          <w:iCs/>
        </w:rPr>
        <w:t>║</w:t>
      </w:r>
    </w:p>
    <w:p w14:paraId="64175E4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F894A0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PAYMENT DETAILS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0EA904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━━━━━━━━━━━━━━━━━━━━━━━━━━━━━━━━━━━━━━━━━━━━━━━━━━━━━</w:t>
      </w:r>
      <w:r w:rsidRPr="00034E16">
        <w:rPr>
          <w:i/>
          <w:iCs/>
        </w:rPr>
        <w:t xml:space="preserve">  </w:t>
      </w:r>
      <w:r w:rsidRPr="00034E16">
        <w:rPr>
          <w:rFonts w:ascii="Arial" w:hAnsi="Arial" w:cs="Arial"/>
          <w:i/>
          <w:iCs/>
        </w:rPr>
        <w:t>║</w:t>
      </w:r>
    </w:p>
    <w:p w14:paraId="41AE504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Total Amount:        ₹3,080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74BAFF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Payment Status:      </w:t>
      </w:r>
      <w:r w:rsidRPr="00034E16">
        <w:rPr>
          <w:rFonts w:ascii="Segoe UI Emoji" w:hAnsi="Segoe UI Emoji" w:cs="Segoe UI Emoji"/>
          <w:i/>
          <w:iCs/>
        </w:rPr>
        <w:t>⏳</w:t>
      </w:r>
      <w:r w:rsidRPr="00034E16">
        <w:rPr>
          <w:i/>
          <w:iCs/>
        </w:rPr>
        <w:t xml:space="preserve"> Pending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DAB07D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Payment Deadline:    Feb 20, 2025 (7 days)                </w:t>
      </w:r>
      <w:r w:rsidRPr="00034E16">
        <w:rPr>
          <w:rFonts w:ascii="Arial" w:hAnsi="Arial" w:cs="Arial"/>
          <w:i/>
          <w:iCs/>
        </w:rPr>
        <w:t>║</w:t>
      </w:r>
    </w:p>
    <w:p w14:paraId="7558FD9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205DAC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</w:t>
      </w:r>
      <w:r w:rsidRPr="00034E16">
        <w:rPr>
          <w:rFonts w:ascii="Segoe UI Emoji" w:hAnsi="Segoe UI Emoji" w:cs="Segoe UI Emoji"/>
          <w:i/>
          <w:iCs/>
        </w:rPr>
        <w:t>💳</w:t>
      </w:r>
      <w:r w:rsidRPr="00034E16">
        <w:rPr>
          <w:i/>
          <w:iCs/>
        </w:rPr>
        <w:t xml:space="preserve"> PAY NOW ONLINE]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5A607D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D8781F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COLLECTION INFO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291F02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━━━━━━━━━━━━━━━━━━━━━━━━━━━━━━━━━━━━━━━━━━━━━━━━━━━━━</w:t>
      </w:r>
      <w:r w:rsidRPr="00034E16">
        <w:rPr>
          <w:i/>
          <w:iCs/>
        </w:rPr>
        <w:t xml:space="preserve">  </w:t>
      </w:r>
      <w:r w:rsidRPr="00034E16">
        <w:rPr>
          <w:rFonts w:ascii="Arial" w:hAnsi="Arial" w:cs="Arial"/>
          <w:i/>
          <w:iCs/>
        </w:rPr>
        <w:t>║</w:t>
      </w:r>
    </w:p>
    <w:p w14:paraId="73B6883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Location: Maintenance Dept, Building A, Floor 2           </w:t>
      </w:r>
      <w:r w:rsidRPr="00034E16">
        <w:rPr>
          <w:rFonts w:ascii="Arial" w:hAnsi="Arial" w:cs="Arial"/>
          <w:i/>
          <w:iCs/>
        </w:rPr>
        <w:t>║</w:t>
      </w:r>
    </w:p>
    <w:p w14:paraId="3C95935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Hours: Mon-Sat, 10:00 AM - 6:00 PM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141F16E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Bring: Request Number (REQ-CARP-2025-0042)                </w:t>
      </w:r>
      <w:r w:rsidRPr="00034E16">
        <w:rPr>
          <w:rFonts w:ascii="Arial" w:hAnsi="Arial" w:cs="Arial"/>
          <w:i/>
          <w:iCs/>
        </w:rPr>
        <w:t>║</w:t>
      </w:r>
    </w:p>
    <w:p w14:paraId="69D7E2B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A21C44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[View Completion Photos] [Download Receipt]               </w:t>
      </w:r>
      <w:r w:rsidRPr="00034E16">
        <w:rPr>
          <w:rFonts w:ascii="Arial" w:hAnsi="Arial" w:cs="Arial"/>
          <w:i/>
          <w:iCs/>
        </w:rPr>
        <w:t>║</w:t>
      </w:r>
    </w:p>
    <w:p w14:paraId="1C738EF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╚═══════════════════════════════════════════════════════════╝</w:t>
      </w:r>
    </w:p>
    <w:p w14:paraId="183F816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pict w14:anchorId="2B32A1E4">
          <v:rect id="_x0000_i1063" style="width:0;height:1.5pt" o:hralign="center" o:hrstd="t" o:hr="t" fillcolor="#a0a0a0" stroked="f"/>
        </w:pict>
      </w:r>
    </w:p>
    <w:p w14:paraId="57541BB1" w14:textId="77777777" w:rsidR="00034E16" w:rsidRPr="00034E16" w:rsidRDefault="00034E16" w:rsidP="00034E16">
      <w:pPr>
        <w:rPr>
          <w:b/>
          <w:bCs/>
          <w:i/>
          <w:iCs/>
        </w:rPr>
      </w:pPr>
      <w:r w:rsidRPr="00034E16">
        <w:rPr>
          <w:b/>
          <w:bCs/>
          <w:i/>
          <w:iCs/>
        </w:rPr>
        <w:t>PHASE 8: PAYMENT &amp; COLLECTION</w:t>
      </w:r>
    </w:p>
    <w:p w14:paraId="50B735E2" w14:textId="77777777" w:rsidR="00034E16" w:rsidRPr="00034E16" w:rsidRDefault="00034E16" w:rsidP="00034E16">
      <w:pPr>
        <w:rPr>
          <w:b/>
          <w:bCs/>
          <w:i/>
          <w:iCs/>
        </w:rPr>
      </w:pPr>
      <w:r w:rsidRPr="00034E16">
        <w:rPr>
          <w:b/>
          <w:bCs/>
          <w:i/>
          <w:iCs/>
        </w:rPr>
        <w:lastRenderedPageBreak/>
        <w:t>Step 8.1: Online Payment (Option A)</w:t>
      </w:r>
    </w:p>
    <w:p w14:paraId="1F9AFE1D" w14:textId="77777777" w:rsidR="00034E16" w:rsidRPr="00034E16" w:rsidRDefault="00034E16" w:rsidP="00034E16">
      <w:pPr>
        <w:rPr>
          <w:i/>
          <w:iCs/>
        </w:rPr>
      </w:pPr>
      <w:r w:rsidRPr="00034E16">
        <w:rPr>
          <w:b/>
          <w:bCs/>
          <w:i/>
          <w:iCs/>
        </w:rPr>
        <w:t>Razorpay Payment Flow:</w:t>
      </w:r>
    </w:p>
    <w:p w14:paraId="18135E4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javascript</w:t>
      </w:r>
    </w:p>
    <w:p w14:paraId="3A15798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// Frontend - Payment button click</w:t>
      </w:r>
    </w:p>
    <w:p w14:paraId="64E4FE4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const handlePayNow = async () =&gt; {</w:t>
      </w:r>
    </w:p>
    <w:p w14:paraId="3FFC8EE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const response = await api.createPaymentOrder({</w:t>
      </w:r>
    </w:p>
    <w:p w14:paraId="570370A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requestId: request.id,</w:t>
      </w:r>
    </w:p>
    <w:p w14:paraId="3A05F27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amount: request.totalCost</w:t>
      </w:r>
    </w:p>
    <w:p w14:paraId="113293D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});</w:t>
      </w:r>
    </w:p>
    <w:p w14:paraId="5C5F9C0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5AF2172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const options = {</w:t>
      </w:r>
    </w:p>
    <w:p w14:paraId="146F261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key: RAZORPAY_KEY_ID,</w:t>
      </w:r>
    </w:p>
    <w:p w14:paraId="0715CC1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amount: response.amount, // in paise</w:t>
      </w:r>
    </w:p>
    <w:p w14:paraId="6A42CED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currency: "INR",</w:t>
      </w:r>
    </w:p>
    <w:p w14:paraId="2005009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name: "MaintenOps",</w:t>
      </w:r>
    </w:p>
    <w:p w14:paraId="7AF38FF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description: `Payment for ${request.requestNumber}`,</w:t>
      </w:r>
    </w:p>
    <w:p w14:paraId="6CE6058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order_id: response.orderId,</w:t>
      </w:r>
    </w:p>
    <w:p w14:paraId="4F6E614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handler: async (razorpayResponse) =&gt; {</w:t>
      </w:r>
    </w:p>
    <w:p w14:paraId="589605C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// Payment successful</w:t>
      </w:r>
    </w:p>
    <w:p w14:paraId="0E67A2B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await api.verifyPayment({</w:t>
      </w:r>
    </w:p>
    <w:p w14:paraId="38DA2C0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requestId: request.id,</w:t>
      </w:r>
    </w:p>
    <w:p w14:paraId="24D7274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razorpayOrderId: razorpayResponse.razorpay_order_id,</w:t>
      </w:r>
    </w:p>
    <w:p w14:paraId="6D0AFE3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razorpayPaymentId: razorpayResponse.razorpay_payment_id,</w:t>
      </w:r>
    </w:p>
    <w:p w14:paraId="59C6CCD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razorpaySignature: razorpayResponse.razorpay_signature</w:t>
      </w:r>
    </w:p>
    <w:p w14:paraId="3AACED3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});</w:t>
      </w:r>
    </w:p>
    <w:p w14:paraId="1714DE5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</w:t>
      </w:r>
    </w:p>
    <w:p w14:paraId="16A1E85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showSuccess("Payment successful! You can now collect your item.");</w:t>
      </w:r>
    </w:p>
    <w:p w14:paraId="5C5B822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refreshRequestStatus();</w:t>
      </w:r>
    </w:p>
    <w:p w14:paraId="3D9C507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    },</w:t>
      </w:r>
    </w:p>
    <w:p w14:paraId="30C766E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prefill: {</w:t>
      </w:r>
    </w:p>
    <w:p w14:paraId="6CC29F6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name: currentUser.name,</w:t>
      </w:r>
    </w:p>
    <w:p w14:paraId="016B02B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email: currentUser.email,</w:t>
      </w:r>
    </w:p>
    <w:p w14:paraId="0153484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contact: currentUser.phone</w:t>
      </w:r>
    </w:p>
    <w:p w14:paraId="7309591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},</w:t>
      </w:r>
    </w:p>
    <w:p w14:paraId="48AB7F4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theme: {</w:t>
      </w:r>
    </w:p>
    <w:p w14:paraId="763F006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color: "#3399cc"</w:t>
      </w:r>
    </w:p>
    <w:p w14:paraId="69FED33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}</w:t>
      </w:r>
    </w:p>
    <w:p w14:paraId="6FFAE65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};</w:t>
      </w:r>
    </w:p>
    <w:p w14:paraId="076351E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0849CAB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const razorpay = new window.Razorpay(options);</w:t>
      </w:r>
    </w:p>
    <w:p w14:paraId="11F1652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razorpay.open();</w:t>
      </w:r>
    </w:p>
    <w:p w14:paraId="74C2713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};</w:t>
      </w:r>
    </w:p>
    <w:p w14:paraId="627F3CD3" w14:textId="77777777" w:rsidR="00034E16" w:rsidRPr="00034E16" w:rsidRDefault="00034E16" w:rsidP="00034E16">
      <w:pPr>
        <w:rPr>
          <w:i/>
          <w:iCs/>
        </w:rPr>
      </w:pPr>
      <w:r w:rsidRPr="00034E16">
        <w:rPr>
          <w:b/>
          <w:bCs/>
          <w:i/>
          <w:iCs/>
        </w:rPr>
        <w:t>Backend - Payment Verification:</w:t>
      </w:r>
    </w:p>
    <w:p w14:paraId="464D5AA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java</w:t>
      </w:r>
    </w:p>
    <w:p w14:paraId="209C412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@PostMapping("/api/payments/verify")</w:t>
      </w:r>
    </w:p>
    <w:p w14:paraId="257CC97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public ResponseEntity&lt;?&gt; verifyPayment(@RequestBody PaymentVerificationDTO dto) {</w:t>
      </w:r>
    </w:p>
    <w:p w14:paraId="3F48BE1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Verify Razorpay signature</w:t>
      </w:r>
    </w:p>
    <w:p w14:paraId="64B0F0C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String generatedSignature = HmacUtils.hmacSha256Hex(</w:t>
      </w:r>
    </w:p>
    <w:p w14:paraId="731241F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RAZORPAY_KEY_SECRET,</w:t>
      </w:r>
    </w:p>
    <w:p w14:paraId="1E79464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dto.getRazorpayOrderId() + "|" + dto.getRazorpayPaymentId()</w:t>
      </w:r>
    </w:p>
    <w:p w14:paraId="2D899F0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13A7BBB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24D86CD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if (!generatedSignature.equals(dto.getRazorpaySignature())) {</w:t>
      </w:r>
    </w:p>
    <w:p w14:paraId="1DD3368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throw new PaymentVerificationException("Invalid signature");</w:t>
      </w:r>
    </w:p>
    <w:p w14:paraId="4AE010D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</w:t>
      </w:r>
    </w:p>
    <w:p w14:paraId="10F2F79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54118D3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Request request = requestRepo.findById(dto.getRequestId()).orElseThrow();</w:t>
      </w:r>
    </w:p>
    <w:p w14:paraId="4063284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 amountDue = amountDueRepo.findByRequestId(request.getId());</w:t>
      </w:r>
    </w:p>
    <w:p w14:paraId="370D3FE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125A44E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amount due</w:t>
      </w:r>
    </w:p>
    <w:p w14:paraId="2C12620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amountDue.setAmountPaid(amountDue.getTotalAmount());</w:t>
      </w:r>
    </w:p>
    <w:p w14:paraId="5846A58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amountDue.setAmountPending(BigDecimal.ZERO);</w:t>
      </w:r>
    </w:p>
    <w:p w14:paraId="29489B0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amountDue.setPaymentStatus("PAID");</w:t>
      </w:r>
    </w:p>
    <w:p w14:paraId="6170793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amountDue.setUpdatedAt(LocalDateTime.now());</w:t>
      </w:r>
    </w:p>
    <w:p w14:paraId="32E62D3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amountDueRepo.save(amountDue);</w:t>
      </w:r>
    </w:p>
    <w:p w14:paraId="436227D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27A05E0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Create payment record</w:t>
      </w:r>
    </w:p>
    <w:p w14:paraId="4E43AEA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PaymentRecord payment = new PaymentRecord();</w:t>
      </w:r>
    </w:p>
    <w:p w14:paraId="158FDF1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payment.setRequestId(request.getId());</w:t>
      </w:r>
    </w:p>
    <w:p w14:paraId="4B6D2A9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payment.setAmount(amountDue.getTotalAmount());</w:t>
      </w:r>
    </w:p>
    <w:p w14:paraId="36081BD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payment.setPaymentMethod("RAZORPAY_ONLINE");</w:t>
      </w:r>
    </w:p>
    <w:p w14:paraId="7021661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payment.setRazorpayOrderId(dto.getRazorpayOrderId());</w:t>
      </w:r>
    </w:p>
    <w:p w14:paraId="4C566FC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payment.setRazorpayPaymentId(dto.getRazorpayPaymentId());</w:t>
      </w:r>
    </w:p>
    <w:p w14:paraId="2B0ADCA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payment.setPaymentDate(LocalDateTime.now());</w:t>
      </w:r>
    </w:p>
    <w:p w14:paraId="5AC0488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payment.setStatus("SUCCESS");</w:t>
      </w:r>
    </w:p>
    <w:p w14:paraId="1DAAB2D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paymentRepo.save(payment);</w:t>
      </w:r>
    </w:p>
    <w:p w14:paraId="389CA9F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6D3249B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request status</w:t>
      </w:r>
    </w:p>
    <w:p w14:paraId="3D42E68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request.setStatus("PAYMENT_RECEIVED");</w:t>
      </w:r>
    </w:p>
    <w:p w14:paraId="4A924BA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requestRepo.save(request);</w:t>
      </w:r>
    </w:p>
    <w:p w14:paraId="696DA04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2DABD19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Notify Admin + SA</w:t>
      </w:r>
    </w:p>
    <w:p w14:paraId="33944DF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emailService.sendAsync(</w:t>
      </w:r>
    </w:p>
    <w:p w14:paraId="5B80F5B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getAdminEmail(),</w:t>
      </w:r>
    </w:p>
    <w:p w14:paraId="7D5E812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    "</w:t>
      </w:r>
      <w:r w:rsidRPr="00034E16">
        <w:rPr>
          <w:rFonts w:ascii="Segoe UI Emoji" w:hAnsi="Segoe UI Emoji" w:cs="Segoe UI Emoji"/>
          <w:i/>
          <w:iCs/>
        </w:rPr>
        <w:t>💰</w:t>
      </w:r>
      <w:r w:rsidRPr="00034E16">
        <w:rPr>
          <w:i/>
          <w:iCs/>
        </w:rPr>
        <w:t xml:space="preserve"> Payment Received: " + request.getRequestNumber(),</w:t>
      </w:r>
    </w:p>
    <w:p w14:paraId="2D8CDC8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"Requester has paid ₹" + amountDue.getTotalAmount() + " online. " +</w:t>
      </w:r>
    </w:p>
    <w:p w14:paraId="0FF5058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"Item ready for collection."</w:t>
      </w:r>
    </w:p>
    <w:p w14:paraId="45E1E7C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0684BD8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2D683C9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Send receipt to requester</w:t>
      </w:r>
    </w:p>
    <w:p w14:paraId="12E91E1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byte[] receiptPdf = pdfService.generatePaymentReceipt(request, payment);</w:t>
      </w:r>
    </w:p>
    <w:p w14:paraId="1433F26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String receiptUrl = supabaseService.uploadPDF(</w:t>
      </w:r>
    </w:p>
    <w:p w14:paraId="27E847E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receiptPdf, </w:t>
      </w:r>
    </w:p>
    <w:p w14:paraId="151ADF2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"receipts/receipt_" + request.getRequestNumber() + ".pdf"</w:t>
      </w:r>
    </w:p>
    <w:p w14:paraId="42F0AA0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25B7788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0A96BBE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emailService.sendAsync(</w:t>
      </w:r>
    </w:p>
    <w:p w14:paraId="53B3CBA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request.getRequester().getEmail(),</w:t>
      </w:r>
    </w:p>
    <w:p w14:paraId="3399E3F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"Payment Receipt - " + request.getRequestNumber(),</w:t>
      </w:r>
    </w:p>
    <w:p w14:paraId="31CA9FE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"Thank you for your payment!\n\nYou can now collect your item.\n\n" +</w:t>
      </w:r>
    </w:p>
    <w:p w14:paraId="4565CE8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"Payment Receipt: " + receiptUrl</w:t>
      </w:r>
    </w:p>
    <w:p w14:paraId="6DB0771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25D6999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34CEC15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return ResponseEntity.ok("Payment verified successfully");</w:t>
      </w:r>
    </w:p>
    <w:p w14:paraId="7ADB389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}</w:t>
      </w:r>
    </w:p>
    <w:p w14:paraId="47179FF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7061E60E" w14:textId="77777777" w:rsidR="00034E16" w:rsidRPr="00034E16" w:rsidRDefault="00034E16" w:rsidP="00034E16">
      <w:pPr>
        <w:rPr>
          <w:i/>
          <w:iCs/>
        </w:rPr>
      </w:pPr>
    </w:p>
    <w:p w14:paraId="76C3A0E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### **Step 8.2: Cash Payment at Collection (Option B)**</w:t>
      </w:r>
    </w:p>
    <w:p w14:paraId="4A013EB2" w14:textId="77777777" w:rsidR="00034E16" w:rsidRPr="00034E16" w:rsidRDefault="00034E16" w:rsidP="00034E16">
      <w:pPr>
        <w:rPr>
          <w:i/>
          <w:iCs/>
        </w:rPr>
      </w:pPr>
    </w:p>
    <w:p w14:paraId="2CCF1F1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**Admin marks payment received during collection:**</w:t>
      </w:r>
    </w:p>
    <w:p w14:paraId="20E8627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0E16300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lastRenderedPageBreak/>
        <w:t>╔═══════════════════════════════════════════════════════════╗</w:t>
      </w:r>
    </w:p>
    <w:p w14:paraId="043DF46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ITEM COLLECTION - REQ-CARP-2025-0042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7D60E8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╠═══════════════════════════════════════════════════════════╣</w:t>
      </w:r>
    </w:p>
    <w:p w14:paraId="49F8153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Requester: John Doe (Jivdaya Dept)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D53372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Item: Wooden table with 3 drawers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C7787E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Total Amount: ₹3,080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0A6176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Payment Status: </w:t>
      </w:r>
      <w:r w:rsidRPr="00034E16">
        <w:rPr>
          <w:rFonts w:ascii="Segoe UI Emoji" w:hAnsi="Segoe UI Emoji" w:cs="Segoe UI Emoji"/>
          <w:i/>
          <w:iCs/>
        </w:rPr>
        <w:t>⏳</w:t>
      </w:r>
      <w:r w:rsidRPr="00034E16">
        <w:rPr>
          <w:i/>
          <w:iCs/>
        </w:rPr>
        <w:t xml:space="preserve"> Pending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EDD1D9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3C4184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Payment Method*: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4E3EBA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●</w:t>
      </w:r>
      <w:r w:rsidRPr="00034E16">
        <w:rPr>
          <w:i/>
          <w:iCs/>
        </w:rPr>
        <w:t xml:space="preserve"> Cash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6D5392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○</w:t>
      </w:r>
      <w:r w:rsidRPr="00034E16">
        <w:rPr>
          <w:i/>
          <w:iCs/>
        </w:rPr>
        <w:t xml:space="preserve"> Already Paid Online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CFF011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DD87F8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Amount Received*: [Input: 3080]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5A056A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328EF9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Receipt Number*: [Auto: RCP-2025-0042]                    </w:t>
      </w:r>
      <w:r w:rsidRPr="00034E16">
        <w:rPr>
          <w:rFonts w:ascii="Arial" w:hAnsi="Arial" w:cs="Arial"/>
          <w:i/>
          <w:iCs/>
        </w:rPr>
        <w:t>║</w:t>
      </w:r>
    </w:p>
    <w:p w14:paraId="747CC3EE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1756B42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Collected By (Name)*: [Input: John Doe]                  </w:t>
      </w:r>
      <w:r w:rsidRPr="00034E16">
        <w:rPr>
          <w:rFonts w:ascii="Arial" w:hAnsi="Arial" w:cs="Arial"/>
          <w:i/>
          <w:iCs/>
        </w:rPr>
        <w:t>║</w:t>
      </w:r>
    </w:p>
    <w:p w14:paraId="40A0AF1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F6A301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ID Proof Shown*: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7C4C72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[Dropdown: Employee ID, Aadhar, Driving License...]       </w:t>
      </w:r>
      <w:r w:rsidRPr="00034E16">
        <w:rPr>
          <w:rFonts w:ascii="Arial" w:hAnsi="Arial" w:cs="Arial"/>
          <w:i/>
          <w:iCs/>
        </w:rPr>
        <w:t>║</w:t>
      </w:r>
    </w:p>
    <w:p w14:paraId="33196F3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1CBC24E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ID Number*: [Input: EMP12345]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0EA0ED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E4731B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[Print Receipt] [Mark as Collected &amp; Complete]            </w:t>
      </w:r>
      <w:r w:rsidRPr="00034E16">
        <w:rPr>
          <w:rFonts w:ascii="Arial" w:hAnsi="Arial" w:cs="Arial"/>
          <w:i/>
          <w:iCs/>
        </w:rPr>
        <w:t>║</w:t>
      </w:r>
    </w:p>
    <w:p w14:paraId="2C4BA98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╚═══════════════════════════════════════════════════════════╝</w:t>
      </w:r>
    </w:p>
    <w:p w14:paraId="6DB45F29" w14:textId="77777777" w:rsidR="00034E16" w:rsidRPr="00034E16" w:rsidRDefault="00034E16" w:rsidP="00034E16">
      <w:pPr>
        <w:rPr>
          <w:i/>
          <w:iCs/>
        </w:rPr>
      </w:pPr>
      <w:r w:rsidRPr="00034E16">
        <w:rPr>
          <w:b/>
          <w:bCs/>
          <w:i/>
          <w:iCs/>
        </w:rPr>
        <w:t>Backend - Cash Payment:</w:t>
      </w:r>
    </w:p>
    <w:p w14:paraId="3BB3990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>java</w:t>
      </w:r>
    </w:p>
    <w:p w14:paraId="7402D2E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@PostMapping("/api/requests/{id}/collect-with-payment")</w:t>
      </w:r>
    </w:p>
    <w:p w14:paraId="2B61993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@PreAuthorize("hasAnyRole('ADMIN', 'SUPER_ADMIN')")</w:t>
      </w:r>
    </w:p>
    <w:p w14:paraId="5A3FE74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public ResponseEntity&lt;?&gt; collectWithPayment(</w:t>
      </w:r>
    </w:p>
    <w:p w14:paraId="6097E11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@PathVariable Long id,</w:t>
      </w:r>
    </w:p>
    <w:p w14:paraId="3DA2EA7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@RequestBody CollectionDTO dto</w:t>
      </w:r>
    </w:p>
    <w:p w14:paraId="2E0A09D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) {</w:t>
      </w:r>
    </w:p>
    <w:p w14:paraId="522917F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 request = requestRepo.findById(id).orElseThrow();</w:t>
      </w:r>
    </w:p>
    <w:p w14:paraId="0D89067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 amountDue = amountDueRepo.findByRequestId(id);</w:t>
      </w:r>
    </w:p>
    <w:p w14:paraId="5CC9013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264108A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Record cash payment</w:t>
      </w:r>
    </w:p>
    <w:p w14:paraId="27F5CEC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PaymentRecord payment = new PaymentRecord();</w:t>
      </w:r>
    </w:p>
    <w:p w14:paraId="1C0B6A0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payment.setRequestId(request.getId());</w:t>
      </w:r>
    </w:p>
    <w:p w14:paraId="7CEFB3C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payment.setAmount(dto.getAmountReceived());</w:t>
      </w:r>
    </w:p>
    <w:p w14:paraId="12D0072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payment.setPaymentMethod("CASH");</w:t>
      </w:r>
    </w:p>
    <w:p w14:paraId="51AFF9D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payment.setReceiptNumber(dto.getReceiptNumber());</w:t>
      </w:r>
    </w:p>
    <w:p w14:paraId="6710017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payment.setPaymentDate(LocalDateTime.now());</w:t>
      </w:r>
    </w:p>
    <w:p w14:paraId="6C1649E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payment.setReceivedBy(getCurrentUser().getId());</w:t>
      </w:r>
    </w:p>
    <w:p w14:paraId="2E1E7B9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payment.setStatus("SUCCESS");</w:t>
      </w:r>
    </w:p>
    <w:p w14:paraId="6278F53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paymentRepo.save(payment);</w:t>
      </w:r>
    </w:p>
    <w:p w14:paraId="5563841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65CF22A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amount due</w:t>
      </w:r>
    </w:p>
    <w:p w14:paraId="567202C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amountDue.setAmountPaid(dto.getAmountReceived());</w:t>
      </w:r>
    </w:p>
    <w:p w14:paraId="6EE1E53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amountDue.setAmountPending(</w:t>
      </w:r>
    </w:p>
    <w:p w14:paraId="6B231CA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amountDue.getTotalAmount().subtract(dto.getAmountReceived())</w:t>
      </w:r>
    </w:p>
    <w:p w14:paraId="3D105E4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37FDE1F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amountDue.setPaymentStatus("PAID");</w:t>
      </w:r>
    </w:p>
    <w:p w14:paraId="21D2E3E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amountDue.setUpdatedAt(LocalDateTime.now());</w:t>
      </w:r>
    </w:p>
    <w:p w14:paraId="327EC61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amountDueRepo.save(amountDue);</w:t>
      </w:r>
    </w:p>
    <w:p w14:paraId="4482A67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633906F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Record collection</w:t>
      </w:r>
    </w:p>
    <w:p w14:paraId="1DCCDC2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CollectionRecord collection = new CollectionRecord();</w:t>
      </w:r>
    </w:p>
    <w:p w14:paraId="5726239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collection.setRequestId(request.getId());</w:t>
      </w:r>
    </w:p>
    <w:p w14:paraId="6D2F97B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collection.setCollectedBy(dto.getCollectedByName());</w:t>
      </w:r>
    </w:p>
    <w:p w14:paraId="55DC351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collection.setIdProofType(dto.getIdProofType());</w:t>
      </w:r>
    </w:p>
    <w:p w14:paraId="7BEDF66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collection.setIdNumber(dto.getIdNumber());</w:t>
      </w:r>
    </w:p>
    <w:p w14:paraId="7312534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collection.setCollectionDate(LocalDateTime.now());</w:t>
      </w:r>
    </w:p>
    <w:p w14:paraId="211111C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collection.setHandedOverBy(getCurrentUser().getId());</w:t>
      </w:r>
    </w:p>
    <w:p w14:paraId="26E3AA1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collectionRepo.save(collection);</w:t>
      </w:r>
    </w:p>
    <w:p w14:paraId="0700903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3BAA5F3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request to COMPLETED</w:t>
      </w:r>
    </w:p>
    <w:p w14:paraId="121449E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request.setStatus("COMPLETED");</w:t>
      </w:r>
    </w:p>
    <w:p w14:paraId="2F64EDB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request.setUpdatedAt(LocalDateTime.now());</w:t>
      </w:r>
    </w:p>
    <w:p w14:paraId="4E00D03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requestRepo.save(request);</w:t>
      </w:r>
    </w:p>
    <w:p w14:paraId="10417B9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3B2E477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stage history</w:t>
      </w:r>
    </w:p>
    <w:p w14:paraId="797949C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RequestStageHistory stage = stageHistoryRepo</w:t>
      </w:r>
    </w:p>
    <w:p w14:paraId="3D0FEFB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.findByRequestIdAndStage(request.getId(), "READY_FOR_COLLECTION");</w:t>
      </w:r>
    </w:p>
    <w:p w14:paraId="276C481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stage.setCompletedAt(LocalDateTime.now());</w:t>
      </w:r>
    </w:p>
    <w:p w14:paraId="0015DFC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stageHistoryRepo.save(stage);</w:t>
      </w:r>
    </w:p>
    <w:p w14:paraId="6236140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4FAB48B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Generate completion certificate</w:t>
      </w:r>
    </w:p>
    <w:p w14:paraId="7911FC8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byte[] certificate = pdfService.generateCompletionCertificate(</w:t>
      </w:r>
    </w:p>
    <w:p w14:paraId="4211DC0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request, </w:t>
      </w:r>
    </w:p>
    <w:p w14:paraId="4231C9B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payment, </w:t>
      </w:r>
    </w:p>
    <w:p w14:paraId="0B15140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collection</w:t>
      </w:r>
    </w:p>
    <w:p w14:paraId="42AF1FF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);</w:t>
      </w:r>
    </w:p>
    <w:p w14:paraId="536B5B5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String certUrl = supabaseService.uploadPDF(</w:t>
      </w:r>
    </w:p>
    <w:p w14:paraId="589C136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certificate,</w:t>
      </w:r>
    </w:p>
    <w:p w14:paraId="76A1982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"completion/" + request.getRequestNumber() + "_completion.pdf"</w:t>
      </w:r>
    </w:p>
    <w:p w14:paraId="3058124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3DC1E11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51E625F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Send completion email</w:t>
      </w:r>
    </w:p>
    <w:p w14:paraId="054C894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emailService.sendAsync(</w:t>
      </w:r>
    </w:p>
    <w:p w14:paraId="643AE98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request.getRequester().getEmail(),</w:t>
      </w:r>
    </w:p>
    <w:p w14:paraId="431E4C4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</w:t>
      </w:r>
      <w:r w:rsidRPr="00034E16">
        <w:rPr>
          <w:rFonts w:ascii="Segoe UI Emoji" w:hAnsi="Segoe UI Emoji" w:cs="Segoe UI Emoji"/>
          <w:i/>
          <w:iCs/>
        </w:rPr>
        <w:t>✅</w:t>
      </w:r>
      <w:r w:rsidRPr="00034E16">
        <w:rPr>
          <w:i/>
          <w:iCs/>
        </w:rPr>
        <w:t xml:space="preserve"> Request Completed - " + request.getRequestNumber(),</w:t>
      </w:r>
    </w:p>
    <w:p w14:paraId="7C61A81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"Thank you for using our service!\n\n" +</w:t>
      </w:r>
    </w:p>
    <w:p w14:paraId="497997A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"Your request has been completed successfully.\n" +</w:t>
      </w:r>
    </w:p>
    <w:p w14:paraId="58BC994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"Completion Certificate: " + certUrl + "\n\n" +</w:t>
      </w:r>
    </w:p>
    <w:p w14:paraId="5651BD1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"We hope you're satisfied with the service. For any issues, please contact us."</w:t>
      </w:r>
    </w:p>
    <w:p w14:paraId="18D01C4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02DACD5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1F03E60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Notify SA</w:t>
      </w:r>
    </w:p>
    <w:p w14:paraId="739D9F6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emailService.sendAsync(</w:t>
      </w:r>
    </w:p>
    <w:p w14:paraId="00F9D82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getSuperAdminEmail(),</w:t>
      </w:r>
    </w:p>
    <w:p w14:paraId="0BE591C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"Request Completed: " + request.getRequestNumber(),</w:t>
      </w:r>
    </w:p>
    <w:p w14:paraId="0115673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"Item collected and request completed.\n" +</w:t>
      </w:r>
    </w:p>
    <w:p w14:paraId="2D248C1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"Payment: ₹" + dto.getAmountReceived() + " (Cash)\n" +</w:t>
      </w:r>
    </w:p>
    <w:p w14:paraId="6E203DC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"Collected by: " + dto.getCollectedByName()</w:t>
      </w:r>
    </w:p>
    <w:p w14:paraId="65EE743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07EE926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6672E9A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return ResponseEntity.ok(Map.of(</w:t>
      </w:r>
    </w:p>
    <w:p w14:paraId="617BB2D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"status", "completed",</w:t>
      </w:r>
    </w:p>
    <w:p w14:paraId="6189D5B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"certificateUrl", certUrl,</w:t>
      </w:r>
    </w:p>
    <w:p w14:paraId="7FD9FE3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    "receiptNumber", dto.getReceiptNumber()</w:t>
      </w:r>
    </w:p>
    <w:p w14:paraId="68F976A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));</w:t>
      </w:r>
    </w:p>
    <w:p w14:paraId="454A421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}</w:t>
      </w:r>
    </w:p>
    <w:p w14:paraId="4CD5EFCD" w14:textId="77777777" w:rsidR="00034E16" w:rsidRPr="00034E16" w:rsidRDefault="00034E16" w:rsidP="00034E16">
      <w:pPr>
        <w:rPr>
          <w:b/>
          <w:bCs/>
          <w:i/>
          <w:iCs/>
        </w:rPr>
      </w:pPr>
      <w:r w:rsidRPr="00034E16">
        <w:rPr>
          <w:b/>
          <w:bCs/>
          <w:i/>
          <w:iCs/>
        </w:rPr>
        <w:t>Step 8.3: Collection Without Payment (If Already Paid Online)</w:t>
      </w:r>
    </w:p>
    <w:p w14:paraId="465D72F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java</w:t>
      </w:r>
    </w:p>
    <w:p w14:paraId="0A0FA83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@PostMapping("/api/requests/{id}/mark-collected")</w:t>
      </w:r>
    </w:p>
    <w:p w14:paraId="15B470C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@PreAuthorize("hasAnyRole('ADMIN', 'SUPER_ADMIN')")</w:t>
      </w:r>
    </w:p>
    <w:p w14:paraId="4657BB1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public ResponseEntity&lt;?&gt; markAsCollected(</w:t>
      </w:r>
    </w:p>
    <w:p w14:paraId="2EB0522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@PathVariable Long id,</w:t>
      </w:r>
    </w:p>
    <w:p w14:paraId="3D4D110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@RequestBody CollectionOnlyDTO dto</w:t>
      </w:r>
    </w:p>
    <w:p w14:paraId="5093892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) {</w:t>
      </w:r>
    </w:p>
    <w:p w14:paraId="47021CF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 request = requestRepo.findById(id).orElseThrow();</w:t>
      </w:r>
    </w:p>
    <w:p w14:paraId="371E5AF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AmountDue amountDue = amountDueRepo.findByRequestId(id);</w:t>
      </w:r>
    </w:p>
    <w:p w14:paraId="2293AB4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161E0FC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Verify payment is complete</w:t>
      </w:r>
    </w:p>
    <w:p w14:paraId="1A4FB7A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if (!amountDue.getPaymentStatus().equals("PAID")) {</w:t>
      </w:r>
    </w:p>
    <w:p w14:paraId="7F457F9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throw new ValidationException("Payment not complete. Cannot mark as collected.");</w:t>
      </w:r>
    </w:p>
    <w:p w14:paraId="283DDD9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</w:t>
      </w:r>
    </w:p>
    <w:p w14:paraId="6869BF3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3BDA96E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Record collection</w:t>
      </w:r>
    </w:p>
    <w:p w14:paraId="4BDAD1B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CollectionRecord collection = new CollectionRecord();</w:t>
      </w:r>
    </w:p>
    <w:p w14:paraId="24AB1D4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collection.setRequestId(request.getId());</w:t>
      </w:r>
    </w:p>
    <w:p w14:paraId="538E626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collection.setCollectedBy(dto.getCollectedByName());</w:t>
      </w:r>
    </w:p>
    <w:p w14:paraId="1861620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collection.setIdProofType(dto.getIdProofType());</w:t>
      </w:r>
    </w:p>
    <w:p w14:paraId="6AF9ABB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collection.setIdNumber(dto.getIdNumber());</w:t>
      </w:r>
    </w:p>
    <w:p w14:paraId="073E304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collection.setCollectionDate(LocalDateTime.now());</w:t>
      </w:r>
    </w:p>
    <w:p w14:paraId="77CFCE1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collection.setHandedOverBy(getCurrentUser().getId());</w:t>
      </w:r>
    </w:p>
    <w:p w14:paraId="7A232E0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collectionRepo.save(collection);</w:t>
      </w:r>
    </w:p>
    <w:p w14:paraId="32AAFBA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</w:t>
      </w:r>
    </w:p>
    <w:p w14:paraId="6484CF1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Update request to COMPLETED</w:t>
      </w:r>
    </w:p>
    <w:p w14:paraId="5608AF1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request.setStatus("COMPLETED");</w:t>
      </w:r>
    </w:p>
    <w:p w14:paraId="2632F9F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request.setCompletedAt(LocalDateTime.now());</w:t>
      </w:r>
    </w:p>
    <w:p w14:paraId="0CACAAC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requestRepo.save(request);</w:t>
      </w:r>
    </w:p>
    <w:p w14:paraId="571FC47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78C204D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... (rest same as above - generate certificate, send emails)</w:t>
      </w:r>
    </w:p>
    <w:p w14:paraId="463FA71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12FAA74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return ResponseEntity.ok("Item marked as collected");</w:t>
      </w:r>
    </w:p>
    <w:p w14:paraId="34F01AE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}</w:t>
      </w:r>
    </w:p>
    <w:p w14:paraId="7A45983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5AEC5C14" w14:textId="77777777" w:rsidR="00034E16" w:rsidRPr="00034E16" w:rsidRDefault="00034E16" w:rsidP="00034E16">
      <w:pPr>
        <w:rPr>
          <w:i/>
          <w:iCs/>
        </w:rPr>
      </w:pPr>
    </w:p>
    <w:p w14:paraId="389541C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### **Step 8.4: Requester Sees Completion**</w:t>
      </w:r>
    </w:p>
    <w:p w14:paraId="510A742C" w14:textId="77777777" w:rsidR="00034E16" w:rsidRPr="00034E16" w:rsidRDefault="00034E16" w:rsidP="00034E16">
      <w:pPr>
        <w:rPr>
          <w:i/>
          <w:iCs/>
        </w:rPr>
      </w:pPr>
    </w:p>
    <w:p w14:paraId="19178AE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**Requester Dashboard - Final Status:**</w:t>
      </w:r>
    </w:p>
    <w:p w14:paraId="3737E43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763A928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╔═══════════════════════════════════════════════════════════╗</w:t>
      </w:r>
    </w:p>
    <w:p w14:paraId="4013431E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REQUEST #REQ-CARP-2025-0042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E02B13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Status: </w:t>
      </w:r>
      <w:r w:rsidRPr="00034E16">
        <w:rPr>
          <w:rFonts w:ascii="Segoe UI Emoji" w:hAnsi="Segoe UI Emoji" w:cs="Segoe UI Emoji"/>
          <w:i/>
          <w:iCs/>
        </w:rPr>
        <w:t>✅</w:t>
      </w:r>
      <w:r w:rsidRPr="00034E16">
        <w:rPr>
          <w:i/>
          <w:iCs/>
        </w:rPr>
        <w:t xml:space="preserve"> COMPLETED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85634C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╠═══════════════════════════════════════════════════════════╣</w:t>
      </w:r>
    </w:p>
    <w:p w14:paraId="6E32571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Item: Wooden table with 3 drawers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C43965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Service: Carpentry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7EBA66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65AAD1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Emoji" w:hAnsi="Segoe UI Emoji" w:cs="Segoe UI Emoji"/>
          <w:i/>
          <w:iCs/>
        </w:rPr>
        <w:t>🎉</w:t>
      </w:r>
      <w:r w:rsidRPr="00034E16">
        <w:rPr>
          <w:i/>
          <w:iCs/>
        </w:rPr>
        <w:t xml:space="preserve"> Thank you! Your request is complete.                   </w:t>
      </w:r>
      <w:r w:rsidRPr="00034E16">
        <w:rPr>
          <w:rFonts w:ascii="Arial" w:hAnsi="Arial" w:cs="Arial"/>
          <w:i/>
          <w:iCs/>
        </w:rPr>
        <w:t>║</w:t>
      </w:r>
    </w:p>
    <w:p w14:paraId="6FAFC4C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51D6D5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COMPLETE TIMELINE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4F9B63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lastRenderedPageBreak/>
        <w:t>║</w:t>
      </w:r>
      <w:r w:rsidRPr="00034E16">
        <w:rPr>
          <w:i/>
          <w:iCs/>
        </w:rPr>
        <w:t xml:space="preserve"> </w:t>
      </w: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━━━━━━━━━━━━━━━━━━━━━━━━━━━━━━━━━━━━━━━━━━━━━━━━━━━━━</w:t>
      </w:r>
      <w:r w:rsidRPr="00034E16">
        <w:rPr>
          <w:i/>
          <w:iCs/>
        </w:rPr>
        <w:t xml:space="preserve">  </w:t>
      </w:r>
      <w:r w:rsidRPr="00034E16">
        <w:rPr>
          <w:rFonts w:ascii="Arial" w:hAnsi="Arial" w:cs="Arial"/>
          <w:i/>
          <w:iCs/>
        </w:rPr>
        <w:t>║</w:t>
      </w:r>
    </w:p>
    <w:p w14:paraId="4AD15578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Request Submitted          Feb 09, 10:30 AM             </w:t>
      </w:r>
      <w:r w:rsidRPr="00034E16">
        <w:rPr>
          <w:rFonts w:ascii="Arial" w:hAnsi="Arial" w:cs="Arial"/>
          <w:i/>
          <w:iCs/>
        </w:rPr>
        <w:t>║</w:t>
      </w:r>
    </w:p>
    <w:p w14:paraId="5BC8BA7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Quotation Approved         Feb 09, 4:15 PM              </w:t>
      </w:r>
      <w:r w:rsidRPr="00034E16">
        <w:rPr>
          <w:rFonts w:ascii="Arial" w:hAnsi="Arial" w:cs="Arial"/>
          <w:i/>
          <w:iCs/>
        </w:rPr>
        <w:t>║</w:t>
      </w:r>
    </w:p>
    <w:p w14:paraId="3EA6CB0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Materials Procured         Feb 10, 11:00 AM             </w:t>
      </w:r>
      <w:r w:rsidRPr="00034E16">
        <w:rPr>
          <w:rFonts w:ascii="Arial" w:hAnsi="Arial" w:cs="Arial"/>
          <w:i/>
          <w:iCs/>
        </w:rPr>
        <w:t>║</w:t>
      </w:r>
    </w:p>
    <w:p w14:paraId="1FC7132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Production Complete        Feb 13, 2025                 </w:t>
      </w:r>
      <w:r w:rsidRPr="00034E16">
        <w:rPr>
          <w:rFonts w:ascii="Arial" w:hAnsi="Arial" w:cs="Arial"/>
          <w:i/>
          <w:iCs/>
        </w:rPr>
        <w:t>║</w:t>
      </w:r>
    </w:p>
    <w:p w14:paraId="33356EB8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Payment Received           Feb 15, 11:00 AM             </w:t>
      </w:r>
      <w:r w:rsidRPr="00034E16">
        <w:rPr>
          <w:rFonts w:ascii="Arial" w:hAnsi="Arial" w:cs="Arial"/>
          <w:i/>
          <w:iCs/>
        </w:rPr>
        <w:t>║</w:t>
      </w:r>
    </w:p>
    <w:p w14:paraId="23E5563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Item Collected             Feb 15, 11:15 AM             </w:t>
      </w:r>
      <w:r w:rsidRPr="00034E16">
        <w:rPr>
          <w:rFonts w:ascii="Arial" w:hAnsi="Arial" w:cs="Arial"/>
          <w:i/>
          <w:iCs/>
        </w:rPr>
        <w:t>║</w:t>
      </w:r>
    </w:p>
    <w:p w14:paraId="302A7AB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8B2916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Total Time: 6 days (Expected: 7 days) </w:t>
      </w:r>
      <w:r w:rsidRPr="00034E16">
        <w:rPr>
          <w:rFonts w:ascii="Segoe UI Symbol" w:hAnsi="Segoe UI Symbol" w:cs="Segoe UI Symbol"/>
          <w:i/>
          <w:iCs/>
        </w:rPr>
        <w:t>✓</w:t>
      </w:r>
      <w:r w:rsidRPr="00034E16">
        <w:rPr>
          <w:i/>
          <w:iCs/>
        </w:rPr>
        <w:t xml:space="preserve">                  </w:t>
      </w:r>
      <w:r w:rsidRPr="00034E16">
        <w:rPr>
          <w:rFonts w:ascii="Arial" w:hAnsi="Arial" w:cs="Arial"/>
          <w:i/>
          <w:iCs/>
        </w:rPr>
        <w:t>║</w:t>
      </w:r>
    </w:p>
    <w:p w14:paraId="2581DF5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262A152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PAYMENT SUMMARY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CD3728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━━━━━━━━━━━━━━━━━━━━━━━━━━━━━━━━━━━━━━━━━━━━━━━━━━━━━</w:t>
      </w:r>
      <w:r w:rsidRPr="00034E16">
        <w:rPr>
          <w:i/>
          <w:iCs/>
        </w:rPr>
        <w:t xml:space="preserve">  </w:t>
      </w:r>
      <w:r w:rsidRPr="00034E16">
        <w:rPr>
          <w:rFonts w:ascii="Arial" w:hAnsi="Arial" w:cs="Arial"/>
          <w:i/>
          <w:iCs/>
        </w:rPr>
        <w:t>║</w:t>
      </w:r>
    </w:p>
    <w:p w14:paraId="76DE41B2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Total Amount:        ₹3,080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78B3C8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Payment Method:      Online (Razorpay)                    </w:t>
      </w:r>
      <w:r w:rsidRPr="00034E16">
        <w:rPr>
          <w:rFonts w:ascii="Arial" w:hAnsi="Arial" w:cs="Arial"/>
          <w:i/>
          <w:iCs/>
        </w:rPr>
        <w:t>║</w:t>
      </w:r>
    </w:p>
    <w:p w14:paraId="439DF26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Payment Date:        Feb 15, 2025 11:00 AM                </w:t>
      </w:r>
      <w:r w:rsidRPr="00034E16">
        <w:rPr>
          <w:rFonts w:ascii="Arial" w:hAnsi="Arial" w:cs="Arial"/>
          <w:i/>
          <w:iCs/>
        </w:rPr>
        <w:t>║</w:t>
      </w:r>
    </w:p>
    <w:p w14:paraId="1D69B18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Receipt Number:      RCP-2025-0042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ACBC2B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5FA7F7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DOCUMENTS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5F8B1B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━━━━━━━━━━━━━━━━━━━━━━━━━━━━━━━━━━━━━━━━━━━━━━━━━━━━━</w:t>
      </w:r>
      <w:r w:rsidRPr="00034E16">
        <w:rPr>
          <w:i/>
          <w:iCs/>
        </w:rPr>
        <w:t xml:space="preserve">  </w:t>
      </w:r>
      <w:r w:rsidRPr="00034E16">
        <w:rPr>
          <w:rFonts w:ascii="Arial" w:hAnsi="Arial" w:cs="Arial"/>
          <w:i/>
          <w:iCs/>
        </w:rPr>
        <w:t>║</w:t>
      </w:r>
    </w:p>
    <w:p w14:paraId="50C6062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</w:t>
      </w:r>
      <w:r w:rsidRPr="00034E16">
        <w:rPr>
          <w:rFonts w:ascii="Segoe UI Emoji" w:hAnsi="Segoe UI Emoji" w:cs="Segoe UI Emoji"/>
          <w:i/>
          <w:iCs/>
        </w:rPr>
        <w:t>📄</w:t>
      </w:r>
      <w:r w:rsidRPr="00034E16">
        <w:rPr>
          <w:i/>
          <w:iCs/>
        </w:rPr>
        <w:t xml:space="preserve"> Download Completion Certificate]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7E6F61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</w:t>
      </w:r>
      <w:r w:rsidRPr="00034E16">
        <w:rPr>
          <w:rFonts w:ascii="Segoe UI Emoji" w:hAnsi="Segoe UI Emoji" w:cs="Segoe UI Emoji"/>
          <w:i/>
          <w:iCs/>
        </w:rPr>
        <w:t>📄</w:t>
      </w:r>
      <w:r w:rsidRPr="00034E16">
        <w:rPr>
          <w:i/>
          <w:iCs/>
        </w:rPr>
        <w:t xml:space="preserve"> Download Payment Receipt]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27C783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</w:t>
      </w:r>
      <w:r w:rsidRPr="00034E16">
        <w:rPr>
          <w:rFonts w:ascii="Segoe UI Emoji" w:hAnsi="Segoe UI Emoji" w:cs="Segoe UI Emoji"/>
          <w:i/>
          <w:iCs/>
        </w:rPr>
        <w:t>📄</w:t>
      </w:r>
      <w:r w:rsidRPr="00034E16">
        <w:rPr>
          <w:i/>
          <w:iCs/>
        </w:rPr>
        <w:t xml:space="preserve"> Download Quotation]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C1DEE3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347977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</w:t>
      </w:r>
      <w:r w:rsidRPr="00034E16">
        <w:rPr>
          <w:rFonts w:ascii="Segoe UI Emoji" w:hAnsi="Segoe UI Emoji" w:cs="Segoe UI Emoji"/>
          <w:i/>
          <w:iCs/>
        </w:rPr>
        <w:t>📸</w:t>
      </w:r>
      <w:r w:rsidRPr="00034E16">
        <w:rPr>
          <w:i/>
          <w:iCs/>
        </w:rPr>
        <w:t xml:space="preserve"> View Completion Photos]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C8A2C3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BCDE86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lastRenderedPageBreak/>
        <w:t>║</w:t>
      </w:r>
      <w:r w:rsidRPr="00034E16">
        <w:rPr>
          <w:i/>
          <w:iCs/>
        </w:rPr>
        <w:t xml:space="preserve"> Need something else? [Submit New Request]                 </w:t>
      </w:r>
      <w:r w:rsidRPr="00034E16">
        <w:rPr>
          <w:rFonts w:ascii="Arial" w:hAnsi="Arial" w:cs="Arial"/>
          <w:i/>
          <w:iCs/>
        </w:rPr>
        <w:t>║</w:t>
      </w:r>
    </w:p>
    <w:p w14:paraId="2559B5C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╚═══════════════════════════════════════════════════════════╝</w:t>
      </w:r>
    </w:p>
    <w:p w14:paraId="7D9E43D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pict w14:anchorId="50797AEC">
          <v:rect id="_x0000_i1064" style="width:0;height:1.5pt" o:hralign="center" o:hrstd="t" o:hr="t" fillcolor="#a0a0a0" stroked="f"/>
        </w:pict>
      </w:r>
    </w:p>
    <w:p w14:paraId="3B9C8430" w14:textId="77777777" w:rsidR="00034E16" w:rsidRPr="00034E16" w:rsidRDefault="00034E16" w:rsidP="00034E16">
      <w:pPr>
        <w:rPr>
          <w:b/>
          <w:bCs/>
          <w:i/>
          <w:iCs/>
        </w:rPr>
      </w:pPr>
      <w:r w:rsidRPr="00034E16">
        <w:rPr>
          <w:b/>
          <w:bCs/>
          <w:i/>
          <w:iCs/>
        </w:rPr>
        <w:t>PHASE 9: ARCHIVAL</w:t>
      </w:r>
    </w:p>
    <w:p w14:paraId="7E880890" w14:textId="77777777" w:rsidR="00034E16" w:rsidRPr="00034E16" w:rsidRDefault="00034E16" w:rsidP="00034E16">
      <w:pPr>
        <w:rPr>
          <w:b/>
          <w:bCs/>
          <w:i/>
          <w:iCs/>
        </w:rPr>
      </w:pPr>
      <w:r w:rsidRPr="00034E16">
        <w:rPr>
          <w:b/>
          <w:bCs/>
          <w:i/>
          <w:iCs/>
        </w:rPr>
        <w:t>Step 9.1: Monthly Archival Cron Job</w:t>
      </w:r>
    </w:p>
    <w:p w14:paraId="43BD886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java</w:t>
      </w:r>
    </w:p>
    <w:p w14:paraId="5927B13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@Component</w:t>
      </w:r>
    </w:p>
    <w:p w14:paraId="62C648D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public class ArchivalScheduler {</w:t>
      </w:r>
    </w:p>
    <w:p w14:paraId="6BE66E3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021E768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@Scheduled(cron = "0 0 2 1 * *") // 2 AM on 1st of every month</w:t>
      </w:r>
    </w:p>
    <w:p w14:paraId="65B6681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@Async("archivalExecutor")</w:t>
      </w:r>
    </w:p>
    <w:p w14:paraId="21C34F8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public void archiveCompletedRequests() {</w:t>
      </w:r>
    </w:p>
    <w:p w14:paraId="5CCE1E5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log.info("Starting monthly archival process...");</w:t>
      </w:r>
    </w:p>
    <w:p w14:paraId="6A6DFF7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18ED48C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LocalDateTime cutoffDate = LocalDateTime.now().minusMonths(1);</w:t>
      </w:r>
    </w:p>
    <w:p w14:paraId="620CB82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1D01982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// Find completed requests older than 1 month</w:t>
      </w:r>
    </w:p>
    <w:p w14:paraId="613787F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List&lt;Request&gt; toArchive = requestRepo.findByStatusAndCompletedBefore(</w:t>
      </w:r>
    </w:p>
    <w:p w14:paraId="2A678FC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"COMPLETED",</w:t>
      </w:r>
    </w:p>
    <w:p w14:paraId="6203B3F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cutoffDate</w:t>
      </w:r>
    </w:p>
    <w:p w14:paraId="431BC91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);</w:t>
      </w:r>
    </w:p>
    <w:p w14:paraId="1BFD962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6A76FFA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log.info("Found {} requests to archive", toArchive.size());</w:t>
      </w:r>
    </w:p>
    <w:p w14:paraId="7239C80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2DBBE77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for (Request request : toArchive) {</w:t>
      </w:r>
    </w:p>
    <w:p w14:paraId="1CABDD8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try {</w:t>
      </w:r>
    </w:p>
    <w:p w14:paraId="085D81D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archiveRequest(request);</w:t>
      </w:r>
    </w:p>
    <w:p w14:paraId="064A149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        } catch (Exception e) {</w:t>
      </w:r>
    </w:p>
    <w:p w14:paraId="6305447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log.error("Failed to archive request {}: {}", </w:t>
      </w:r>
    </w:p>
    <w:p w14:paraId="5C1F7D7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request.getRequestNumber(), e.getMessage());</w:t>
      </w:r>
    </w:p>
    <w:p w14:paraId="3F1E077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}</w:t>
      </w:r>
    </w:p>
    <w:p w14:paraId="7E113F0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}</w:t>
      </w:r>
    </w:p>
    <w:p w14:paraId="76AB4DA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24CFBBC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log.info("Archival process completed");</w:t>
      </w:r>
    </w:p>
    <w:p w14:paraId="50641B6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2B7C5B9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// Send summary to SA</w:t>
      </w:r>
    </w:p>
    <w:p w14:paraId="5CD3996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emailService.sendAsync(</w:t>
      </w:r>
    </w:p>
    <w:p w14:paraId="3CB02E6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getSuperAdminEmail(),</w:t>
      </w:r>
    </w:p>
    <w:p w14:paraId="4DF0EB2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"Monthly Archival Report - " + LocalDate.now().getMonth(),</w:t>
      </w:r>
    </w:p>
    <w:p w14:paraId="2E7AFB4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"Archived " + toArchive.size() + " completed requests from last month.\n" +</w:t>
      </w:r>
    </w:p>
    <w:p w14:paraId="3F07D6F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"Archive location: /archives/" + LocalDate.now().getYear() + "/" +</w:t>
      </w:r>
    </w:p>
    <w:p w14:paraId="2ACFD18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LocalDate.now().getMonth()</w:t>
      </w:r>
    </w:p>
    <w:p w14:paraId="01A6CAB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);</w:t>
      </w:r>
    </w:p>
    <w:p w14:paraId="76BAB22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</w:t>
      </w:r>
    </w:p>
    <w:p w14:paraId="73526C4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3C11800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@Transactional</w:t>
      </w:r>
    </w:p>
    <w:p w14:paraId="0669F72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private void archiveRequest(Request request) {</w:t>
      </w:r>
    </w:p>
    <w:p w14:paraId="2A3B156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// 1. Create archive record with all related data</w:t>
      </w:r>
    </w:p>
    <w:p w14:paraId="37B16E9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ArchivedRequest archive = new ArchivedRequest();</w:t>
      </w:r>
    </w:p>
    <w:p w14:paraId="2CEC134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archive.setOriginalRequestId(request.getId());</w:t>
      </w:r>
    </w:p>
    <w:p w14:paraId="77ABAF9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archive.setRequestNumber(request.getRequestNumber());</w:t>
      </w:r>
    </w:p>
    <w:p w14:paraId="107CA4F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archive.setRequestData(serializeRequestData(request));</w:t>
      </w:r>
    </w:p>
    <w:p w14:paraId="18D1D26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archive.setArchivedAt(LocalDateTime.now());</w:t>
      </w:r>
    </w:p>
    <w:p w14:paraId="4480989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archivedRequestRepo.save(archive);</w:t>
      </w:r>
    </w:p>
    <w:p w14:paraId="146BED3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0B79496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    // 2. Generate comprehensive PDF report</w:t>
      </w:r>
    </w:p>
    <w:p w14:paraId="4702B5A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byte[] archivePdf = pdfService.generateCompleteRequestReport(request);</w:t>
      </w:r>
    </w:p>
    <w:p w14:paraId="4DFEFC4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String pdfUrl = supabaseService.uploadPDF(</w:t>
      </w:r>
    </w:p>
    <w:p w14:paraId="4A21871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archivePdf,</w:t>
      </w:r>
    </w:p>
    <w:p w14:paraId="0347450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"archives/" + LocalDate.now().getYear() + "/" + </w:t>
      </w:r>
    </w:p>
    <w:p w14:paraId="6030240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LocalDate.now().getMonth() + "/" +</w:t>
      </w:r>
    </w:p>
    <w:p w14:paraId="31E36F3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request.getRequestNumber() + "_complete.pdf"</w:t>
      </w:r>
    </w:p>
    <w:p w14:paraId="7D2DC0A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);</w:t>
      </w:r>
    </w:p>
    <w:p w14:paraId="5F44D1A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archive.setArchivePdfUrl(pdfUrl);</w:t>
      </w:r>
    </w:p>
    <w:p w14:paraId="6E2C182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archivedRequestRepo.save(archive);</w:t>
      </w:r>
    </w:p>
    <w:p w14:paraId="2CA6C51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14E3DD3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// 3. Delete from active tables (cascading deletes handled)</w:t>
      </w:r>
    </w:p>
    <w:p w14:paraId="04A998D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requestRepo.delete(request);</w:t>
      </w:r>
    </w:p>
    <w:p w14:paraId="7959232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6BA59D9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log.info("Archived request {} successfully", request.getRequestNumber());</w:t>
      </w:r>
    </w:p>
    <w:p w14:paraId="4B9B028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</w:t>
      </w:r>
    </w:p>
    <w:p w14:paraId="14BC745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1CC9220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private String serializeRequestData(Request request) {</w:t>
      </w:r>
    </w:p>
    <w:p w14:paraId="6B2A2A6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// Serialize all related data to JSON</w:t>
      </w:r>
    </w:p>
    <w:p w14:paraId="4BA9611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Map&lt;String, Object&gt; data = new HashMap&lt;&gt;();</w:t>
      </w:r>
    </w:p>
    <w:p w14:paraId="3BFDDD7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data.put("request", request);</w:t>
      </w:r>
    </w:p>
    <w:p w14:paraId="1525BD4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data.put("quotations", quotationRepo.findByRequestId(request.getId()));</w:t>
      </w:r>
    </w:p>
    <w:p w14:paraId="63DA21B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data.put("negotiation", negotiationCommentRepo.findByRequestId(request.getId()));</w:t>
      </w:r>
    </w:p>
    <w:p w14:paraId="424CE8D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data.put("checklist", checklistRepo.findByRequestId(request.getId()));</w:t>
      </w:r>
    </w:p>
    <w:p w14:paraId="1B8D34C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data.put("production", productionRepo.findByRequestId(request.getId()));</w:t>
      </w:r>
    </w:p>
    <w:p w14:paraId="132EAAB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data.put("payments", paymentRepo.findByRequestId(request.getId()));</w:t>
      </w:r>
    </w:p>
    <w:p w14:paraId="0058AC1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data.put("collection", collectionRepo.findByRequestId(request.getId()));</w:t>
      </w:r>
    </w:p>
    <w:p w14:paraId="64CFA8C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data.put("stageHistory", stageHistoryRepo.findByRequestId(request.getId()));</w:t>
      </w:r>
    </w:p>
    <w:p w14:paraId="0D89D44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    </w:t>
      </w:r>
    </w:p>
    <w:p w14:paraId="7BA05ED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return objectMapper.writeValueAsString(data);</w:t>
      </w:r>
    </w:p>
    <w:p w14:paraId="52630B7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</w:t>
      </w:r>
    </w:p>
    <w:p w14:paraId="3CBA9D7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}</w:t>
      </w:r>
    </w:p>
    <w:p w14:paraId="5E3850B2" w14:textId="77777777" w:rsidR="00034E16" w:rsidRPr="00034E16" w:rsidRDefault="00034E16" w:rsidP="00034E16">
      <w:pPr>
        <w:rPr>
          <w:b/>
          <w:bCs/>
          <w:i/>
          <w:iCs/>
        </w:rPr>
      </w:pPr>
      <w:r w:rsidRPr="00034E16">
        <w:rPr>
          <w:b/>
          <w:bCs/>
          <w:i/>
          <w:iCs/>
        </w:rPr>
        <w:t>Step 9.2: Archived Requests Table</w:t>
      </w:r>
    </w:p>
    <w:p w14:paraId="317CB4C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sql</w:t>
      </w:r>
    </w:p>
    <w:p w14:paraId="182FF04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CREATE TABLE archived_requests (</w:t>
      </w:r>
    </w:p>
    <w:p w14:paraId="022210F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id SERIAL PRIMARY KEY,</w:t>
      </w:r>
    </w:p>
    <w:p w14:paraId="6FF2860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original_request_id INT NOT NULL,</w:t>
      </w:r>
    </w:p>
    <w:p w14:paraId="460CF61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request_number VARCHAR(50) NOT NULL,</w:t>
      </w:r>
    </w:p>
    <w:p w14:paraId="7A49B3A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request_data JSONB NOT NULL, -- Complete request data</w:t>
      </w:r>
    </w:p>
    <w:p w14:paraId="787D418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archive_pdf_url VARCHAR(500), -- Supabase URL</w:t>
      </w:r>
    </w:p>
    <w:p w14:paraId="7848365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archived_at TIMESTAMP DEFAULT NOW(),</w:t>
      </w:r>
    </w:p>
    <w:p w14:paraId="055A183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archived_by_user_id INT REFERENCES users(id)</w:t>
      </w:r>
    </w:p>
    <w:p w14:paraId="6C5F3FF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);</w:t>
      </w:r>
    </w:p>
    <w:p w14:paraId="1D257545" w14:textId="77777777" w:rsidR="00034E16" w:rsidRPr="00034E16" w:rsidRDefault="00034E16" w:rsidP="00034E16">
      <w:pPr>
        <w:rPr>
          <w:i/>
          <w:iCs/>
        </w:rPr>
      </w:pPr>
    </w:p>
    <w:p w14:paraId="411094D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CREATE INDEX idx_archived_request_number ON archived_requests(request_number);</w:t>
      </w:r>
    </w:p>
    <w:p w14:paraId="342A952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CREATE INDEX idx_archived_date ON archived_requests(archived_at);</w:t>
      </w:r>
    </w:p>
    <w:p w14:paraId="60A8067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290C6676" w14:textId="77777777" w:rsidR="00034E16" w:rsidRPr="00034E16" w:rsidRDefault="00034E16" w:rsidP="00034E16">
      <w:pPr>
        <w:rPr>
          <w:i/>
          <w:iCs/>
        </w:rPr>
      </w:pPr>
    </w:p>
    <w:p w14:paraId="5BC379E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### **Step 9.3: View Archived Requests**</w:t>
      </w:r>
    </w:p>
    <w:p w14:paraId="7529A115" w14:textId="77777777" w:rsidR="00034E16" w:rsidRPr="00034E16" w:rsidRDefault="00034E16" w:rsidP="00034E16">
      <w:pPr>
        <w:rPr>
          <w:i/>
          <w:iCs/>
        </w:rPr>
      </w:pPr>
    </w:p>
    <w:p w14:paraId="5915ABF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**SA/Admin Dashboard - "Archives" Tab:**</w:t>
      </w:r>
    </w:p>
    <w:p w14:paraId="2F73475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7484FDA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╔═══════════════════════════════════════════════════════════╗</w:t>
      </w:r>
    </w:p>
    <w:p w14:paraId="2D03746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ARCHIVED REQUESTS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894E4E2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Month: [Feb 2025 </w:t>
      </w:r>
      <w:r w:rsidRPr="00034E16">
        <w:rPr>
          <w:rFonts w:ascii="Arial" w:hAnsi="Arial" w:cs="Arial"/>
          <w:i/>
          <w:iCs/>
        </w:rPr>
        <w:t>▼</w:t>
      </w:r>
      <w:r w:rsidRPr="00034E16">
        <w:rPr>
          <w:i/>
          <w:iCs/>
        </w:rPr>
        <w:t xml:space="preserve">]  Department: [All </w:t>
      </w:r>
      <w:r w:rsidRPr="00034E16">
        <w:rPr>
          <w:rFonts w:ascii="Arial" w:hAnsi="Arial" w:cs="Arial"/>
          <w:i/>
          <w:iCs/>
        </w:rPr>
        <w:t>▼</w:t>
      </w:r>
      <w:r w:rsidRPr="00034E16">
        <w:rPr>
          <w:i/>
          <w:iCs/>
        </w:rPr>
        <w:t xml:space="preserve">]                 </w:t>
      </w:r>
      <w:r w:rsidRPr="00034E16">
        <w:rPr>
          <w:rFonts w:ascii="Arial" w:hAnsi="Arial" w:cs="Arial"/>
          <w:i/>
          <w:iCs/>
        </w:rPr>
        <w:t>║</w:t>
      </w:r>
    </w:p>
    <w:p w14:paraId="031DBA0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lastRenderedPageBreak/>
        <w:t>╠═══════════════════════════════════════════════════════════╣</w:t>
      </w:r>
    </w:p>
    <w:p w14:paraId="26763ED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Request No    | Requester | Dept    | Completed  | Action </w:t>
      </w:r>
      <w:r w:rsidRPr="00034E16">
        <w:rPr>
          <w:rFonts w:ascii="Arial" w:hAnsi="Arial" w:cs="Arial"/>
          <w:i/>
          <w:iCs/>
        </w:rPr>
        <w:t>║</w:t>
      </w:r>
    </w:p>
    <w:p w14:paraId="21557C9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MS Gothic" w:eastAsia="MS Gothic" w:hAnsi="MS Gothic" w:cs="MS Gothic" w:hint="eastAsia"/>
          <w:i/>
          <w:iCs/>
        </w:rPr>
        <w:t>━━━━━━━━━━━━━━━━━━━━━━━━━━━━━━━━━━━━━━━━━━━━━━━━━━━━━━</w:t>
      </w:r>
      <w:r w:rsidRPr="00034E16">
        <w:rPr>
          <w:i/>
          <w:iCs/>
        </w:rPr>
        <w:t xml:space="preserve"> </w:t>
      </w:r>
      <w:r w:rsidRPr="00034E16">
        <w:rPr>
          <w:rFonts w:ascii="Arial" w:hAnsi="Arial" w:cs="Arial"/>
          <w:i/>
          <w:iCs/>
        </w:rPr>
        <w:t>║</w:t>
      </w:r>
    </w:p>
    <w:p w14:paraId="6799D6C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REQ-CARP-0012 | John Doe  | Jivdaya | Feb 15     | [View] </w:t>
      </w:r>
      <w:r w:rsidRPr="00034E16">
        <w:rPr>
          <w:rFonts w:ascii="Arial" w:hAnsi="Arial" w:cs="Arial"/>
          <w:i/>
          <w:iCs/>
        </w:rPr>
        <w:t>║</w:t>
      </w:r>
    </w:p>
    <w:p w14:paraId="13D2021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REQ-ELEC-0008 | Jane S.   | EM Dept | Feb 14     | [View] </w:t>
      </w:r>
      <w:r w:rsidRPr="00034E16">
        <w:rPr>
          <w:rFonts w:ascii="Arial" w:hAnsi="Arial" w:cs="Arial"/>
          <w:i/>
          <w:iCs/>
        </w:rPr>
        <w:t>║</w:t>
      </w:r>
    </w:p>
    <w:p w14:paraId="7AA6E5B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REQ-WELD-0003 | Ram K.    | VOICE   | Feb 10     | [View] </w:t>
      </w:r>
      <w:r w:rsidRPr="00034E16">
        <w:rPr>
          <w:rFonts w:ascii="Arial" w:hAnsi="Arial" w:cs="Arial"/>
          <w:i/>
          <w:iCs/>
        </w:rPr>
        <w:t>║</w:t>
      </w:r>
    </w:p>
    <w:p w14:paraId="6FC8D5D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6C0398E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Total Archived: 47 requests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76CA2B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DAB7E81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[Export All] [Search Archives]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720F8E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╚═══════════════════════════════════════════════════════════╝</w:t>
      </w:r>
    </w:p>
    <w:p w14:paraId="46F967D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6910BC3A" w14:textId="77777777" w:rsidR="00034E16" w:rsidRPr="00034E16" w:rsidRDefault="00034E16" w:rsidP="00034E16">
      <w:pPr>
        <w:rPr>
          <w:i/>
          <w:iCs/>
        </w:rPr>
      </w:pPr>
    </w:p>
    <w:p w14:paraId="4211EE3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**View Archived Request:**</w:t>
      </w:r>
    </w:p>
    <w:p w14:paraId="44EC721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3DE1F2D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╔═══════════════════════════════════════════════════════════╗</w:t>
      </w:r>
    </w:p>
    <w:p w14:paraId="202CE537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ARCHIVED REQUEST - REQ-CARP-2025-0042                     </w:t>
      </w:r>
      <w:r w:rsidRPr="00034E16">
        <w:rPr>
          <w:rFonts w:ascii="Arial" w:hAnsi="Arial" w:cs="Arial"/>
          <w:i/>
          <w:iCs/>
        </w:rPr>
        <w:t>║</w:t>
      </w:r>
    </w:p>
    <w:p w14:paraId="756225A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Archived On: Mar 01, 2025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14C4E9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╠═══════════════════════════════════════════════════════════╣</w:t>
      </w:r>
    </w:p>
    <w:p w14:paraId="7770C51C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Status: COMPLETED (Read-Only)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C46A87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DBA19F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Summary: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783548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Requester: John Doe (Jivdaya Dept)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44D93D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Item: Wooden table with 3 drawers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F2D2A5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Total Cost: </w:t>
      </w:r>
      <w:r w:rsidRPr="00034E16">
        <w:rPr>
          <w:rFonts w:ascii="Calibri" w:hAnsi="Calibri" w:cs="Calibri"/>
          <w:i/>
          <w:iCs/>
        </w:rPr>
        <w:t>₹</w:t>
      </w:r>
      <w:r w:rsidRPr="00034E16">
        <w:rPr>
          <w:i/>
          <w:iCs/>
        </w:rPr>
        <w:t xml:space="preserve">3,080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2BE554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lastRenderedPageBreak/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Submitted: Feb 09, 2025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AD9459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Completed: Feb 15, 2025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C4F039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Duration: 6 days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7E4AE84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ABD5C2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</w:t>
      </w:r>
      <w:r w:rsidRPr="00034E16">
        <w:rPr>
          <w:rFonts w:ascii="Segoe UI Emoji" w:hAnsi="Segoe UI Emoji" w:cs="Segoe UI Emoji"/>
          <w:i/>
          <w:iCs/>
        </w:rPr>
        <w:t>📄</w:t>
      </w:r>
      <w:r w:rsidRPr="00034E16">
        <w:rPr>
          <w:i/>
          <w:iCs/>
        </w:rPr>
        <w:t xml:space="preserve"> Download Complete Report (PDF)]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D845FB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A57CCE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Raw Data (JSON):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55BF44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[Expandable JSON viewer with complete data]               </w:t>
      </w:r>
      <w:r w:rsidRPr="00034E16">
        <w:rPr>
          <w:rFonts w:ascii="Arial" w:hAnsi="Arial" w:cs="Arial"/>
          <w:i/>
          <w:iCs/>
        </w:rPr>
        <w:t>║</w:t>
      </w:r>
    </w:p>
    <w:p w14:paraId="13B85E5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╚═══════════════════════════════════════════════════════════╝</w:t>
      </w:r>
    </w:p>
    <w:p w14:paraId="230892D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pict w14:anchorId="5F6D9A6E">
          <v:rect id="_x0000_i1065" style="width:0;height:1.5pt" o:hralign="center" o:hrstd="t" o:hr="t" fillcolor="#a0a0a0" stroked="f"/>
        </w:pict>
      </w:r>
    </w:p>
    <w:p w14:paraId="1AF6FEE8" w14:textId="77777777" w:rsidR="00034E16" w:rsidRPr="00034E16" w:rsidRDefault="00034E16" w:rsidP="00034E16">
      <w:pPr>
        <w:rPr>
          <w:b/>
          <w:bCs/>
          <w:i/>
          <w:iCs/>
        </w:rPr>
      </w:pPr>
      <w:r w:rsidRPr="00034E16">
        <w:rPr>
          <w:b/>
          <w:bCs/>
          <w:i/>
          <w:iCs/>
        </w:rPr>
        <w:t>PAYMENT OVERDUE ALERTS</w:t>
      </w:r>
    </w:p>
    <w:p w14:paraId="109DBCD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java</w:t>
      </w:r>
    </w:p>
    <w:p w14:paraId="0E630EB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@Scheduled(cron = "0 0 18 * * *") // Daily at 6 PM</w:t>
      </w:r>
    </w:p>
    <w:p w14:paraId="0937CD8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@Async("alertExecutor")</w:t>
      </w:r>
    </w:p>
    <w:p w14:paraId="3CD3BDF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public void checkPaymentOverdue() {</w:t>
      </w:r>
    </w:p>
    <w:p w14:paraId="222B2FA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LocalDate today = LocalDate.now();</w:t>
      </w:r>
    </w:p>
    <w:p w14:paraId="6DCFF6B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5E392E5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// Find payments overdue</w:t>
      </w:r>
    </w:p>
    <w:p w14:paraId="52B3815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List&lt;AmountDue&gt; overdue = amountDueRepo.findByPaymentStatusAndDueDateBefore(</w:t>
      </w:r>
    </w:p>
    <w:p w14:paraId="4B74E5B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"PENDING",</w:t>
      </w:r>
    </w:p>
    <w:p w14:paraId="5E9E0096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today</w:t>
      </w:r>
    </w:p>
    <w:p w14:paraId="6E89698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);</w:t>
      </w:r>
    </w:p>
    <w:p w14:paraId="28A28DF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7F2C93B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for (AmountDue ad : overdue) {</w:t>
      </w:r>
    </w:p>
    <w:p w14:paraId="6C2CD28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Request request = requestRepo.findById(ad.getRequestId()).orElse(null);</w:t>
      </w:r>
    </w:p>
    <w:p w14:paraId="0E94DA6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if (request != null) {</w:t>
      </w:r>
    </w:p>
    <w:p w14:paraId="7F8BBA7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long daysOverdue = ChronoUnit.DAYS.between(ad.getDueDate(), today);</w:t>
      </w:r>
    </w:p>
    <w:p w14:paraId="2E7E778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        </w:t>
      </w:r>
    </w:p>
    <w:p w14:paraId="44BB299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// Send reminder to requester</w:t>
      </w:r>
    </w:p>
    <w:p w14:paraId="5B365EC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emailService.sendAsync(</w:t>
      </w:r>
    </w:p>
    <w:p w14:paraId="4FDE5CC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request.getRequester().getEmail(),</w:t>
      </w:r>
    </w:p>
    <w:p w14:paraId="209ABE8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"</w:t>
      </w:r>
      <w:r w:rsidRPr="00034E16">
        <w:rPr>
          <w:rFonts w:ascii="Segoe UI Emoji" w:hAnsi="Segoe UI Emoji" w:cs="Segoe UI Emoji"/>
          <w:i/>
          <w:iCs/>
        </w:rPr>
        <w:t>⚠️</w:t>
      </w:r>
      <w:r w:rsidRPr="00034E16">
        <w:rPr>
          <w:i/>
          <w:iCs/>
        </w:rPr>
        <w:t xml:space="preserve"> Payment Reminder: " + request.getRequestNumber(),</w:t>
      </w:r>
    </w:p>
    <w:p w14:paraId="6B8CE2C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"Your payment of ₹" + ad.getAmountPending() + " is " +</w:t>
      </w:r>
    </w:p>
    <w:p w14:paraId="16E548B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daysOverdue + " day(s) overdue.\n\n" +</w:t>
      </w:r>
    </w:p>
    <w:p w14:paraId="752416C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"Please collect your item and complete payment at the earliest.\n" +</w:t>
      </w:r>
    </w:p>
    <w:p w14:paraId="0489EEB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"Item: " + request.getItemDescription()</w:t>
      </w:r>
    </w:p>
    <w:p w14:paraId="3A988F9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);</w:t>
      </w:r>
    </w:p>
    <w:p w14:paraId="09CA7AC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</w:t>
      </w:r>
    </w:p>
    <w:p w14:paraId="37D466E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// Alert to SA if &gt; 3 days overdue</w:t>
      </w:r>
    </w:p>
    <w:p w14:paraId="6A7D750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if (daysOverdue &gt; 3) {</w:t>
      </w:r>
    </w:p>
    <w:p w14:paraId="69FE7835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alertService.sendToSA(</w:t>
      </w:r>
    </w:p>
    <w:p w14:paraId="6256891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"Payment Overdue &gt; 3 days",</w:t>
      </w:r>
    </w:p>
    <w:p w14:paraId="2CD5BFD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request.getRequestNumber() + " - ₹" + ad.getAmountPending() +</w:t>
      </w:r>
    </w:p>
    <w:p w14:paraId="1F2CC94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    " overdue by " + daysOverdue + " days"</w:t>
      </w:r>
    </w:p>
    <w:p w14:paraId="1432C1E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);</w:t>
      </w:r>
    </w:p>
    <w:p w14:paraId="7A44655E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}</w:t>
      </w:r>
    </w:p>
    <w:p w14:paraId="2CF1D3C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}</w:t>
      </w:r>
    </w:p>
    <w:p w14:paraId="5456C3F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}</w:t>
      </w:r>
    </w:p>
    <w:p w14:paraId="1FA90E4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}</w:t>
      </w:r>
    </w:p>
    <w:p w14:paraId="3394DBE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pict w14:anchorId="0ACA60FB">
          <v:rect id="_x0000_i1066" style="width:0;height:1.5pt" o:hralign="center" o:hrstd="t" o:hr="t" fillcolor="#a0a0a0" stroked="f"/>
        </w:pict>
      </w:r>
    </w:p>
    <w:p w14:paraId="70C53CA1" w14:textId="77777777" w:rsidR="00034E16" w:rsidRPr="00034E16" w:rsidRDefault="00034E16" w:rsidP="00034E16">
      <w:pPr>
        <w:rPr>
          <w:b/>
          <w:bCs/>
          <w:i/>
          <w:iCs/>
        </w:rPr>
      </w:pPr>
      <w:r w:rsidRPr="00034E16">
        <w:rPr>
          <w:b/>
          <w:bCs/>
          <w:i/>
          <w:iCs/>
        </w:rPr>
        <w:t>COLLECTION OVERDUE ALERTS</w:t>
      </w:r>
    </w:p>
    <w:p w14:paraId="59B3D52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java</w:t>
      </w:r>
    </w:p>
    <w:p w14:paraId="63057CA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@Scheduled(cron = "0 0 9 * * *") // Daily at 9 AM</w:t>
      </w:r>
    </w:p>
    <w:p w14:paraId="648C0F0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@Async("alertExecutor")</w:t>
      </w:r>
    </w:p>
    <w:p w14:paraId="6C2A2D4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public void checkCollectionOverdue() {</w:t>
      </w:r>
    </w:p>
    <w:p w14:paraId="2917E88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List&lt;Request&gt; readyButNotCollected = requestRepo.findByStatus("READY_FOR_COLLECTION");</w:t>
      </w:r>
    </w:p>
    <w:p w14:paraId="1540D7C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</w:t>
      </w:r>
    </w:p>
    <w:p w14:paraId="73A247AD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for (Request request : readyButNotCollected) {</w:t>
      </w:r>
    </w:p>
    <w:p w14:paraId="33A4B10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RequestStageHistory stage = stageHistoryRepo</w:t>
      </w:r>
    </w:p>
    <w:p w14:paraId="502768A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.findByRequestIdAndStage(request.getId(), "READY_FOR_COLLECTION");</w:t>
      </w:r>
    </w:p>
    <w:p w14:paraId="12E5A63B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</w:t>
      </w:r>
    </w:p>
    <w:p w14:paraId="0F26F2B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if (stage != null &amp;&amp; stage.getDeadline().isBefore(LocalDateTime.now())) {</w:t>
      </w:r>
    </w:p>
    <w:p w14:paraId="643907D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long daysOverdue = ChronoUnit.DAYS.between(</w:t>
      </w:r>
    </w:p>
    <w:p w14:paraId="7AEE2B3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stage.getDeadline(), </w:t>
      </w:r>
    </w:p>
    <w:p w14:paraId="1DFC45E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LocalDateTime.now()</w:t>
      </w:r>
    </w:p>
    <w:p w14:paraId="72128ADA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);</w:t>
      </w:r>
    </w:p>
    <w:p w14:paraId="4C65C88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</w:t>
      </w:r>
    </w:p>
    <w:p w14:paraId="77CABC4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// Send reminder</w:t>
      </w:r>
    </w:p>
    <w:p w14:paraId="37A5FCC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emailService.sendAsync(</w:t>
      </w:r>
    </w:p>
    <w:p w14:paraId="75E0655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request.getRequester().getEmail(),</w:t>
      </w:r>
    </w:p>
    <w:p w14:paraId="3C9CBA2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"</w:t>
      </w:r>
      <w:r w:rsidRPr="00034E16">
        <w:rPr>
          <w:rFonts w:ascii="Segoe UI Emoji" w:hAnsi="Segoe UI Emoji" w:cs="Segoe UI Emoji"/>
          <w:i/>
          <w:iCs/>
        </w:rPr>
        <w:t>⚠️</w:t>
      </w:r>
      <w:r w:rsidRPr="00034E16">
        <w:rPr>
          <w:i/>
          <w:iCs/>
        </w:rPr>
        <w:t xml:space="preserve"> Collection Reminder: " + request.getRequestNumber(),</w:t>
      </w:r>
    </w:p>
    <w:p w14:paraId="639D8A2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"Your item has been ready for " + (daysOverdue + 7) + " days.\n" +</w:t>
      </w:r>
    </w:p>
    <w:p w14:paraId="2DCB1321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"Please collect at the earliest to avoid storage charges."</w:t>
      </w:r>
    </w:p>
    <w:p w14:paraId="62A99B9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);</w:t>
      </w:r>
    </w:p>
    <w:p w14:paraId="1FC328C8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</w:t>
      </w:r>
    </w:p>
    <w:p w14:paraId="1D003F39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// Alert to Admin</w:t>
      </w:r>
    </w:p>
    <w:p w14:paraId="2D863AE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alertService.sendToAdmin(</w:t>
      </w:r>
    </w:p>
    <w:p w14:paraId="118DCD6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"Item Not Collected",</w:t>
      </w:r>
    </w:p>
    <w:p w14:paraId="080D2E47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request.getRequestNumber() + " ready but not collected for " +</w:t>
      </w:r>
    </w:p>
    <w:p w14:paraId="7CB50F1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    (daysOverdue + 7) + " days"</w:t>
      </w:r>
    </w:p>
    <w:p w14:paraId="490FDEA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    );</w:t>
      </w:r>
    </w:p>
    <w:p w14:paraId="00DCD694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 xml:space="preserve">        }</w:t>
      </w:r>
    </w:p>
    <w:p w14:paraId="3320AA8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lastRenderedPageBreak/>
        <w:t xml:space="preserve">    }</w:t>
      </w:r>
    </w:p>
    <w:p w14:paraId="073BEBA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}</w:t>
      </w:r>
    </w:p>
    <w:p w14:paraId="20CCDB8C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6E0F5293" w14:textId="77777777" w:rsidR="00034E16" w:rsidRPr="00034E16" w:rsidRDefault="00034E16" w:rsidP="00034E16">
      <w:pPr>
        <w:rPr>
          <w:i/>
          <w:iCs/>
        </w:rPr>
      </w:pPr>
    </w:p>
    <w:p w14:paraId="5CDFC940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---</w:t>
      </w:r>
    </w:p>
    <w:p w14:paraId="10387771" w14:textId="77777777" w:rsidR="00034E16" w:rsidRPr="00034E16" w:rsidRDefault="00034E16" w:rsidP="00034E16">
      <w:pPr>
        <w:rPr>
          <w:i/>
          <w:iCs/>
        </w:rPr>
      </w:pPr>
    </w:p>
    <w:p w14:paraId="614ADFB3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## **COMPLETION STATISTICS**</w:t>
      </w:r>
    </w:p>
    <w:p w14:paraId="1074B1F8" w14:textId="77777777" w:rsidR="00034E16" w:rsidRPr="00034E16" w:rsidRDefault="00034E16" w:rsidP="00034E16">
      <w:pPr>
        <w:rPr>
          <w:i/>
          <w:iCs/>
        </w:rPr>
      </w:pPr>
    </w:p>
    <w:p w14:paraId="67DC25B2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**SA Dashboard - Analytics Tab:**</w:t>
      </w:r>
    </w:p>
    <w:p w14:paraId="039F1D1F" w14:textId="77777777" w:rsidR="00034E16" w:rsidRPr="00034E16" w:rsidRDefault="00034E16" w:rsidP="00034E16">
      <w:pPr>
        <w:rPr>
          <w:i/>
          <w:iCs/>
        </w:rPr>
      </w:pPr>
      <w:r w:rsidRPr="00034E16">
        <w:rPr>
          <w:i/>
          <w:iCs/>
        </w:rPr>
        <w:t>```</w:t>
      </w:r>
    </w:p>
    <w:p w14:paraId="0A2CE09E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╔═══════════════════════════════════════════════════════════╗</w:t>
      </w:r>
    </w:p>
    <w:p w14:paraId="76B1C345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COMPLETION ANALYTICS - FEBRUARY 2025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C9D1EE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╠═══════════════════════════════════════════════════════════╣</w:t>
      </w:r>
    </w:p>
    <w:p w14:paraId="52B79966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Total Completed: 47 requests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6884C63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Average Completion Time: 6.2 days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48B4A52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On-Time Completion Rate: 85%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53101C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Early Completions: 12 (26%)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41E91C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Late Completions: 7 (15%)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3CC4322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3E384B2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BY DEPARTMENT: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0A76B1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Carpentry: 18 requests (Avg: 5.8 days)                 </w:t>
      </w:r>
      <w:r w:rsidRPr="00034E16">
        <w:rPr>
          <w:rFonts w:ascii="Arial" w:hAnsi="Arial" w:cs="Arial"/>
          <w:i/>
          <w:iCs/>
        </w:rPr>
        <w:t>║</w:t>
      </w:r>
    </w:p>
    <w:p w14:paraId="01C4F282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Electrical: 15 requests (Avg: 4.2 days)                </w:t>
      </w:r>
      <w:r w:rsidRPr="00034E16">
        <w:rPr>
          <w:rFonts w:ascii="Arial" w:hAnsi="Arial" w:cs="Arial"/>
          <w:i/>
          <w:iCs/>
        </w:rPr>
        <w:t>║</w:t>
      </w:r>
    </w:p>
    <w:p w14:paraId="7B9816D3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Welding: 8 requests (Avg: 7.1 days)                    </w:t>
      </w:r>
      <w:r w:rsidRPr="00034E16">
        <w:rPr>
          <w:rFonts w:ascii="Arial" w:hAnsi="Arial" w:cs="Arial"/>
          <w:i/>
          <w:iCs/>
        </w:rPr>
        <w:t>║</w:t>
      </w:r>
    </w:p>
    <w:p w14:paraId="14B0A64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Plumber: 6 requests (Avg: 3.5 days)                    </w:t>
      </w:r>
      <w:r w:rsidRPr="00034E16">
        <w:rPr>
          <w:rFonts w:ascii="Arial" w:hAnsi="Arial" w:cs="Arial"/>
          <w:i/>
          <w:iCs/>
        </w:rPr>
        <w:t>║</w:t>
      </w:r>
    </w:p>
    <w:p w14:paraId="57E895F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0CCFA59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PAYMENT COLLECTION: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22ACD9DD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Online: ₹1,45,000 (65%)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5C2EA93B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lastRenderedPageBreak/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Cash: ₹78,000 (35%)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051F343F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</w:t>
      </w:r>
      <w:r w:rsidRPr="00034E16">
        <w:rPr>
          <w:rFonts w:ascii="Calibri" w:hAnsi="Calibri" w:cs="Calibri"/>
          <w:i/>
          <w:iCs/>
        </w:rPr>
        <w:t>•</w:t>
      </w:r>
      <w:r w:rsidRPr="00034E16">
        <w:rPr>
          <w:i/>
          <w:iCs/>
        </w:rPr>
        <w:t xml:space="preserve"> Total: ₹2,23,000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9241960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                                                           </w:t>
      </w:r>
      <w:r w:rsidRPr="00034E16">
        <w:rPr>
          <w:rFonts w:ascii="Arial" w:hAnsi="Arial" w:cs="Arial"/>
          <w:i/>
          <w:iCs/>
        </w:rPr>
        <w:t>║</w:t>
      </w:r>
    </w:p>
    <w:p w14:paraId="18EE2C1A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║</w:t>
      </w:r>
      <w:r w:rsidRPr="00034E16">
        <w:rPr>
          <w:i/>
          <w:iCs/>
        </w:rPr>
        <w:t xml:space="preserve"> [Export Report] [View Detailed Analytics]                 </w:t>
      </w:r>
      <w:r w:rsidRPr="00034E16">
        <w:rPr>
          <w:rFonts w:ascii="Arial" w:hAnsi="Arial" w:cs="Arial"/>
          <w:i/>
          <w:iCs/>
        </w:rPr>
        <w:t>║</w:t>
      </w:r>
    </w:p>
    <w:p w14:paraId="041EAC14" w14:textId="77777777" w:rsidR="00034E16" w:rsidRPr="00034E16" w:rsidRDefault="00034E16" w:rsidP="00034E16">
      <w:pPr>
        <w:rPr>
          <w:i/>
          <w:iCs/>
        </w:rPr>
      </w:pPr>
      <w:r w:rsidRPr="00034E16">
        <w:rPr>
          <w:rFonts w:ascii="Arial" w:hAnsi="Arial" w:cs="Arial"/>
          <w:i/>
          <w:iCs/>
        </w:rPr>
        <w:t>╚═══════════════════════════════════════════════════════════╝</w:t>
      </w:r>
    </w:p>
    <w:p w14:paraId="73218681" w14:textId="048689EA" w:rsidR="00B33F08" w:rsidRPr="00B33F08" w:rsidRDefault="00B33F08" w:rsidP="00B33F08"/>
    <w:p w14:paraId="683201DD" w14:textId="77777777" w:rsidR="00B33F08" w:rsidRPr="00B33F08" w:rsidRDefault="00A37C57" w:rsidP="00B33F08">
      <w:r>
        <w:pict w14:anchorId="6C54C8FF">
          <v:rect id="_x0000_i1029" style="width:0;height:1.5pt" o:hralign="center" o:hrstd="t" o:hr="t" fillcolor="#a0a0a0" stroked="f"/>
        </w:pict>
      </w:r>
    </w:p>
    <w:p w14:paraId="617E76FD" w14:textId="77777777" w:rsidR="00B33F08" w:rsidRPr="00B33F08" w:rsidRDefault="00B33F08" w:rsidP="00B33F08">
      <w:pPr>
        <w:rPr>
          <w:b/>
          <w:bCs/>
        </w:rPr>
      </w:pPr>
      <w:r w:rsidRPr="00B33F08">
        <w:rPr>
          <w:b/>
          <w:bCs/>
        </w:rPr>
        <w:t>SA/ADMIN DASHBOARDS - ALL VIEWS</w:t>
      </w:r>
    </w:p>
    <w:p w14:paraId="4BA7C3D7" w14:textId="77777777" w:rsidR="00B33F08" w:rsidRPr="00B33F08" w:rsidRDefault="00B33F08" w:rsidP="00B33F08">
      <w:pPr>
        <w:rPr>
          <w:b/>
          <w:bCs/>
        </w:rPr>
      </w:pPr>
      <w:r w:rsidRPr="00B33F08">
        <w:rPr>
          <w:b/>
          <w:bCs/>
        </w:rPr>
        <w:t>1. SA Dashboard - Main View</w:t>
      </w:r>
    </w:p>
    <w:p w14:paraId="7E10F993" w14:textId="77777777" w:rsidR="00B33F08" w:rsidRPr="00B33F08" w:rsidRDefault="00B33F08" w:rsidP="00B33F08">
      <w:r w:rsidRPr="00B33F08">
        <w:rPr>
          <w:b/>
          <w:bCs/>
        </w:rPr>
        <w:t>Tabs:</w:t>
      </w:r>
    </w:p>
    <w:p w14:paraId="6C4380E0" w14:textId="77777777" w:rsidR="00B33F08" w:rsidRPr="00B33F08" w:rsidRDefault="00B33F08" w:rsidP="00B33F08">
      <w:pPr>
        <w:numPr>
          <w:ilvl w:val="0"/>
          <w:numId w:val="3"/>
        </w:numPr>
      </w:pPr>
      <w:r w:rsidRPr="00B33F08">
        <w:t>Overview (Department-wise JIRA board)</w:t>
      </w:r>
    </w:p>
    <w:p w14:paraId="74B3F09B" w14:textId="77777777" w:rsidR="00B33F08" w:rsidRPr="00B33F08" w:rsidRDefault="00B33F08" w:rsidP="00B33F08">
      <w:pPr>
        <w:numPr>
          <w:ilvl w:val="0"/>
          <w:numId w:val="3"/>
        </w:numPr>
      </w:pPr>
      <w:r w:rsidRPr="00B33F08">
        <w:t>Urgency Approvals</w:t>
      </w:r>
    </w:p>
    <w:p w14:paraId="3622656B" w14:textId="77777777" w:rsidR="00B33F08" w:rsidRPr="00B33F08" w:rsidRDefault="00B33F08" w:rsidP="00B33F08">
      <w:pPr>
        <w:numPr>
          <w:ilvl w:val="0"/>
          <w:numId w:val="3"/>
        </w:numPr>
      </w:pPr>
      <w:r w:rsidRPr="00B33F08">
        <w:t>Pending Approvals (Admin actions)</w:t>
      </w:r>
    </w:p>
    <w:p w14:paraId="60997E21" w14:textId="77777777" w:rsidR="00B33F08" w:rsidRPr="00B33F08" w:rsidRDefault="00B33F08" w:rsidP="00B33F08">
      <w:pPr>
        <w:numPr>
          <w:ilvl w:val="0"/>
          <w:numId w:val="3"/>
        </w:numPr>
      </w:pPr>
      <w:r w:rsidRPr="00B33F08">
        <w:t>Vendor Purchase Lists</w:t>
      </w:r>
    </w:p>
    <w:p w14:paraId="7B88A408" w14:textId="77777777" w:rsidR="00B33F08" w:rsidRPr="00B33F08" w:rsidRDefault="00B33F08" w:rsidP="00B33F08">
      <w:pPr>
        <w:numPr>
          <w:ilvl w:val="0"/>
          <w:numId w:val="3"/>
        </w:numPr>
      </w:pPr>
      <w:r w:rsidRPr="00B33F08">
        <w:t>Vendor Master</w:t>
      </w:r>
    </w:p>
    <w:p w14:paraId="4409C443" w14:textId="77777777" w:rsidR="00B33F08" w:rsidRPr="00B33F08" w:rsidRDefault="00B33F08" w:rsidP="00B33F08">
      <w:pPr>
        <w:numPr>
          <w:ilvl w:val="0"/>
          <w:numId w:val="3"/>
        </w:numPr>
      </w:pPr>
      <w:r w:rsidRPr="00B33F08">
        <w:t>Item Rate List</w:t>
      </w:r>
    </w:p>
    <w:p w14:paraId="45BB13D5" w14:textId="77777777" w:rsidR="00B33F08" w:rsidRPr="00B33F08" w:rsidRDefault="00B33F08" w:rsidP="00B33F08">
      <w:pPr>
        <w:numPr>
          <w:ilvl w:val="0"/>
          <w:numId w:val="3"/>
        </w:numPr>
      </w:pPr>
      <w:r w:rsidRPr="00B33F08">
        <w:t>Amount Due List</w:t>
      </w:r>
    </w:p>
    <w:p w14:paraId="34F4B5E2" w14:textId="77777777" w:rsidR="00B33F08" w:rsidRPr="00B33F08" w:rsidRDefault="00B33F08" w:rsidP="00B33F08">
      <w:pPr>
        <w:numPr>
          <w:ilvl w:val="0"/>
          <w:numId w:val="3"/>
        </w:numPr>
      </w:pPr>
      <w:r w:rsidRPr="00B33F08">
        <w:t>Analytics</w:t>
      </w:r>
    </w:p>
    <w:p w14:paraId="2AF28156" w14:textId="77777777" w:rsidR="00B33F08" w:rsidRPr="00B33F08" w:rsidRDefault="00B33F08" w:rsidP="00B33F08">
      <w:r w:rsidRPr="00B33F08">
        <w:rPr>
          <w:b/>
          <w:bCs/>
        </w:rPr>
        <w:t>Priority-Based View:</w:t>
      </w:r>
    </w:p>
    <w:p w14:paraId="345878BD" w14:textId="77777777" w:rsidR="00B33F08" w:rsidRPr="00B33F08" w:rsidRDefault="00B33F08" w:rsidP="00B33F08">
      <w:r w:rsidRPr="00B33F08">
        <w:t>sql</w:t>
      </w:r>
    </w:p>
    <w:p w14:paraId="411CC2DA" w14:textId="77777777" w:rsidR="00B33F08" w:rsidRPr="00B33F08" w:rsidRDefault="00B33F08" w:rsidP="00B33F08">
      <w:r w:rsidRPr="00B33F08">
        <w:t>SELECT * FROM requests</w:t>
      </w:r>
    </w:p>
    <w:p w14:paraId="076BF705" w14:textId="77777777" w:rsidR="00B33F08" w:rsidRPr="00B33F08" w:rsidRDefault="00B33F08" w:rsidP="00B33F08">
      <w:r w:rsidRPr="00B33F08">
        <w:t>WHERE status NOT IN ('COMPLETED', 'CANCELLED')</w:t>
      </w:r>
    </w:p>
    <w:p w14:paraId="53F03BC7" w14:textId="77777777" w:rsidR="00B33F08" w:rsidRPr="00B33F08" w:rsidRDefault="00B33F08" w:rsidP="00B33F08">
      <w:r w:rsidRPr="00B33F08">
        <w:t xml:space="preserve">ORDER BY </w:t>
      </w:r>
    </w:p>
    <w:p w14:paraId="42322DA4" w14:textId="77777777" w:rsidR="00B33F08" w:rsidRPr="00B33F08" w:rsidRDefault="00B33F08" w:rsidP="00B33F08">
      <w:r w:rsidRPr="00B33F08">
        <w:t xml:space="preserve">    CASE </w:t>
      </w:r>
    </w:p>
    <w:p w14:paraId="1A0DB915" w14:textId="77777777" w:rsidR="00B33F08" w:rsidRPr="00B33F08" w:rsidRDefault="00B33F08" w:rsidP="00B33F08">
      <w:r w:rsidRPr="00B33F08">
        <w:t xml:space="preserve">        WHEN urgency_approved = true AND deadline &lt; NOW() THEN 1</w:t>
      </w:r>
    </w:p>
    <w:p w14:paraId="1B821F91" w14:textId="77777777" w:rsidR="00B33F08" w:rsidRPr="00B33F08" w:rsidRDefault="00B33F08" w:rsidP="00B33F08">
      <w:r w:rsidRPr="00B33F08">
        <w:t xml:space="preserve">        WHEN deadline &lt; NOW() THEN 2</w:t>
      </w:r>
    </w:p>
    <w:p w14:paraId="6A01B558" w14:textId="77777777" w:rsidR="00B33F08" w:rsidRPr="00B33F08" w:rsidRDefault="00B33F08" w:rsidP="00B33F08">
      <w:r w:rsidRPr="00B33F08">
        <w:t xml:space="preserve">        WHEN urgency_approved = true THEN 3</w:t>
      </w:r>
    </w:p>
    <w:p w14:paraId="5E96EF99" w14:textId="77777777" w:rsidR="00B33F08" w:rsidRPr="00B33F08" w:rsidRDefault="00B33F08" w:rsidP="00B33F08">
      <w:r w:rsidRPr="00B33F08">
        <w:lastRenderedPageBreak/>
        <w:t xml:space="preserve">        ELSE 4</w:t>
      </w:r>
    </w:p>
    <w:p w14:paraId="5F72995F" w14:textId="77777777" w:rsidR="00B33F08" w:rsidRPr="00B33F08" w:rsidRDefault="00B33F08" w:rsidP="00B33F08">
      <w:r w:rsidRPr="00B33F08">
        <w:t xml:space="preserve">    END,</w:t>
      </w:r>
    </w:p>
    <w:p w14:paraId="4A72B4B7" w14:textId="77777777" w:rsidR="00B33F08" w:rsidRPr="00B33F08" w:rsidRDefault="00B33F08" w:rsidP="00B33F08">
      <w:r w:rsidRPr="00B33F08">
        <w:t xml:space="preserve">    created_at ASC;</w:t>
      </w:r>
    </w:p>
    <w:p w14:paraId="2D8BBD34" w14:textId="77777777" w:rsidR="00B33F08" w:rsidRPr="00B33F08" w:rsidRDefault="00B33F08" w:rsidP="00B33F08">
      <w:r w:rsidRPr="00B33F08">
        <w:t>```</w:t>
      </w:r>
    </w:p>
    <w:p w14:paraId="64E63CDE" w14:textId="77777777" w:rsidR="00B33F08" w:rsidRPr="00B33F08" w:rsidRDefault="00B33F08" w:rsidP="00B33F08"/>
    <w:p w14:paraId="6FBA0DB3" w14:textId="77777777" w:rsidR="00B33F08" w:rsidRPr="00B33F08" w:rsidRDefault="00B33F08" w:rsidP="00B33F08">
      <w:r w:rsidRPr="00B33F08">
        <w:t>### **2. Vendor Master List**</w:t>
      </w:r>
    </w:p>
    <w:p w14:paraId="4FAC924C" w14:textId="77777777" w:rsidR="00B33F08" w:rsidRPr="00B33F08" w:rsidRDefault="00B33F08" w:rsidP="00B33F08">
      <w:r w:rsidRPr="00B33F08">
        <w:t>```</w:t>
      </w:r>
    </w:p>
    <w:p w14:paraId="2A755AA2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7322B757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VENDOR DIRECTORY                                           </w:t>
      </w:r>
      <w:r w:rsidRPr="00B33F08">
        <w:rPr>
          <w:rFonts w:ascii="Arial" w:hAnsi="Arial" w:cs="Arial"/>
        </w:rPr>
        <w:t>║</w:t>
      </w:r>
    </w:p>
    <w:p w14:paraId="15E0712E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5E62ACD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Vendor Name  | Contact       | Phone      | GST No  | Status </w:t>
      </w:r>
      <w:r w:rsidRPr="00B33F08">
        <w:rPr>
          <w:rFonts w:ascii="Arial" w:hAnsi="Arial" w:cs="Arial"/>
        </w:rPr>
        <w:t>║</w:t>
      </w:r>
    </w:p>
    <w:p w14:paraId="0A8D26EC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</w:t>
      </w:r>
      <w:r w:rsidRPr="00B33F08">
        <w:t xml:space="preserve"> </w:t>
      </w:r>
      <w:r w:rsidRPr="00B33F08">
        <w:rPr>
          <w:rFonts w:ascii="Arial" w:hAnsi="Arial" w:cs="Arial"/>
        </w:rPr>
        <w:t>║</w:t>
      </w:r>
    </w:p>
    <w:p w14:paraId="641AE06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Vendor A     | Ramesh Kumar  | 9876543210 | 27AAA.. | Active </w:t>
      </w:r>
      <w:r w:rsidRPr="00B33F08">
        <w:rPr>
          <w:rFonts w:ascii="Arial" w:hAnsi="Arial" w:cs="Arial"/>
        </w:rPr>
        <w:t>║</w:t>
      </w:r>
    </w:p>
    <w:p w14:paraId="761FEA3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Vendor B     | Suresh Patil  | 9876543211 | 27BBB.. | Active </w:t>
      </w:r>
      <w:r w:rsidRPr="00B33F08">
        <w:rPr>
          <w:rFonts w:ascii="Arial" w:hAnsi="Arial" w:cs="Arial"/>
        </w:rPr>
        <w:t>║</w:t>
      </w:r>
    </w:p>
    <w:p w14:paraId="41694A86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Vendor C     | Mahesh Shah   | 9876543212 | 27CCC.. | Active </w:t>
      </w:r>
      <w:r w:rsidRPr="00B33F08">
        <w:rPr>
          <w:rFonts w:ascii="Arial" w:hAnsi="Arial" w:cs="Arial"/>
        </w:rPr>
        <w:t>║</w:t>
      </w:r>
    </w:p>
    <w:p w14:paraId="7F5CCAF8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25E3998F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[+ Add New Vendor] [Edit] [Deactivate]                    </w:t>
      </w:r>
      <w:r w:rsidRPr="00B33F08">
        <w:rPr>
          <w:rFonts w:ascii="Arial" w:hAnsi="Arial" w:cs="Arial"/>
        </w:rPr>
        <w:t>║</w:t>
      </w:r>
    </w:p>
    <w:p w14:paraId="2786DA64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7B750731" w14:textId="77777777" w:rsidR="00B33F08" w:rsidRPr="00B33F08" w:rsidRDefault="00B33F08" w:rsidP="00B33F08">
      <w:r w:rsidRPr="00B33F08">
        <w:t>```</w:t>
      </w:r>
    </w:p>
    <w:p w14:paraId="53A1CCF9" w14:textId="77777777" w:rsidR="00B33F08" w:rsidRPr="00B33F08" w:rsidRDefault="00B33F08" w:rsidP="00B33F08"/>
    <w:p w14:paraId="01415523" w14:textId="77777777" w:rsidR="00B33F08" w:rsidRPr="00B33F08" w:rsidRDefault="00B33F08" w:rsidP="00B33F08">
      <w:r w:rsidRPr="00B33F08">
        <w:t>### **3. Item Rate List (Price History)**</w:t>
      </w:r>
    </w:p>
    <w:p w14:paraId="426BC9AD" w14:textId="77777777" w:rsidR="00B33F08" w:rsidRPr="00B33F08" w:rsidRDefault="00B33F08" w:rsidP="00B33F08">
      <w:r w:rsidRPr="00B33F08">
        <w:t>```</w:t>
      </w:r>
    </w:p>
    <w:p w14:paraId="3C24C0E6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69090EB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 RATE HISTORY                                          </w:t>
      </w:r>
      <w:r w:rsidRPr="00B33F08">
        <w:rPr>
          <w:rFonts w:ascii="Arial" w:hAnsi="Arial" w:cs="Arial"/>
        </w:rPr>
        <w:t>║</w:t>
      </w:r>
    </w:p>
    <w:p w14:paraId="1B85A606" w14:textId="77777777" w:rsidR="00B33F08" w:rsidRPr="00B33F08" w:rsidRDefault="00B33F08" w:rsidP="00B33F08">
      <w:r w:rsidRPr="00B33F08">
        <w:rPr>
          <w:rFonts w:ascii="Arial" w:hAnsi="Arial" w:cs="Arial"/>
        </w:rPr>
        <w:lastRenderedPageBreak/>
        <w:t>╠═══════════════════════════════════════════════════════════╣</w:t>
      </w:r>
    </w:p>
    <w:p w14:paraId="713EE21C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Item    | Spec | Vendor   | Rate  | Purchase Date | Trend  </w:t>
      </w:r>
      <w:r w:rsidRPr="00B33F08">
        <w:rPr>
          <w:rFonts w:ascii="Arial" w:hAnsi="Arial" w:cs="Arial"/>
        </w:rPr>
        <w:t>║</w:t>
      </w:r>
    </w:p>
    <w:p w14:paraId="14753347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</w:t>
      </w:r>
      <w:r w:rsidRPr="00B33F08">
        <w:t xml:space="preserve"> </w:t>
      </w:r>
      <w:r w:rsidRPr="00B33F08">
        <w:rPr>
          <w:rFonts w:ascii="Arial" w:hAnsi="Arial" w:cs="Arial"/>
        </w:rPr>
        <w:t>║</w:t>
      </w:r>
    </w:p>
    <w:p w14:paraId="6F3CDBDE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Ply     | 8mm  | Vendor A | ₹150  | 2025-02-09    | ↑ +3%  </w:t>
      </w:r>
      <w:r w:rsidRPr="00B33F08">
        <w:rPr>
          <w:rFonts w:ascii="Arial" w:hAnsi="Arial" w:cs="Arial"/>
        </w:rPr>
        <w:t>║</w:t>
      </w:r>
    </w:p>
    <w:p w14:paraId="0CCBD2E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Ply     | 8mm  | Vendor A | ₹145  | 2025-01-15    |        </w:t>
      </w:r>
      <w:r w:rsidRPr="00B33F08">
        <w:rPr>
          <w:rFonts w:ascii="Arial" w:hAnsi="Arial" w:cs="Arial"/>
        </w:rPr>
        <w:t>║</w:t>
      </w:r>
    </w:p>
    <w:p w14:paraId="0265C5B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Ply     | 6mm  | Vendor A | ₹120  | 2025-02-09    | New    </w:t>
      </w:r>
      <w:r w:rsidRPr="00B33F08">
        <w:rPr>
          <w:rFonts w:ascii="Arial" w:hAnsi="Arial" w:cs="Arial"/>
        </w:rPr>
        <w:t>║</w:t>
      </w:r>
    </w:p>
    <w:p w14:paraId="155E343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Sunmica | Std  | Vendor B | ₹300  | 2025-02-08    | ↓ -25% </w:t>
      </w:r>
      <w:r w:rsidRPr="00B33F08">
        <w:rPr>
          <w:rFonts w:ascii="Arial" w:hAnsi="Arial" w:cs="Arial"/>
        </w:rPr>
        <w:t>║</w:t>
      </w:r>
    </w:p>
    <w:p w14:paraId="5A057001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Fevicol | 1kg  | Vendor C | ₹180  | 2025-02-01    | →      </w:t>
      </w:r>
      <w:r w:rsidRPr="00B33F08">
        <w:rPr>
          <w:rFonts w:ascii="Arial" w:hAnsi="Arial" w:cs="Arial"/>
        </w:rPr>
        <w:t>║</w:t>
      </w:r>
    </w:p>
    <w:p w14:paraId="1DA6C14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2151EF1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Filter: [Item </w:t>
      </w:r>
      <w:r w:rsidRPr="00B33F08">
        <w:rPr>
          <w:rFonts w:ascii="Arial" w:hAnsi="Arial" w:cs="Arial"/>
        </w:rPr>
        <w:t>▼</w:t>
      </w:r>
      <w:r w:rsidRPr="00B33F08">
        <w:t xml:space="preserve">] [Vendor </w:t>
      </w:r>
      <w:r w:rsidRPr="00B33F08">
        <w:rPr>
          <w:rFonts w:ascii="Arial" w:hAnsi="Arial" w:cs="Arial"/>
        </w:rPr>
        <w:t>▼</w:t>
      </w:r>
      <w:r w:rsidRPr="00B33F08">
        <w:t xml:space="preserve">] [Date Range] [Export CSV]    </w:t>
      </w:r>
      <w:r w:rsidRPr="00B33F08">
        <w:rPr>
          <w:rFonts w:ascii="Arial" w:hAnsi="Arial" w:cs="Arial"/>
        </w:rPr>
        <w:t>║</w:t>
      </w:r>
    </w:p>
    <w:p w14:paraId="5F4D98C6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3EEABAD9" w14:textId="77777777" w:rsidR="00B33F08" w:rsidRPr="00B33F08" w:rsidRDefault="00B33F08" w:rsidP="00B33F08">
      <w:r w:rsidRPr="00B33F08">
        <w:t>```</w:t>
      </w:r>
    </w:p>
    <w:p w14:paraId="4E0EE548" w14:textId="77777777" w:rsidR="00B33F08" w:rsidRPr="00B33F08" w:rsidRDefault="00B33F08" w:rsidP="00B33F08"/>
    <w:p w14:paraId="2C7EDBD1" w14:textId="77777777" w:rsidR="00B33F08" w:rsidRPr="00B33F08" w:rsidRDefault="00B33F08" w:rsidP="00B33F08">
      <w:r w:rsidRPr="00B33F08">
        <w:t>### **4. Amount Due List**</w:t>
      </w:r>
    </w:p>
    <w:p w14:paraId="19C3A08B" w14:textId="77777777" w:rsidR="00B33F08" w:rsidRPr="00B33F08" w:rsidRDefault="00B33F08" w:rsidP="00B33F08">
      <w:r w:rsidRPr="00B33F08">
        <w:t>```</w:t>
      </w:r>
    </w:p>
    <w:p w14:paraId="00F2B025" w14:textId="77777777" w:rsidR="00B33F08" w:rsidRPr="00B33F08" w:rsidRDefault="00B33F08" w:rsidP="00B33F08">
      <w:r w:rsidRPr="00B33F0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</w:p>
    <w:p w14:paraId="795C1F07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PENDING PAYMENTS                                           </w:t>
      </w:r>
      <w:r w:rsidRPr="00B33F08">
        <w:rPr>
          <w:rFonts w:ascii="Arial" w:hAnsi="Arial" w:cs="Arial"/>
        </w:rPr>
        <w:t>║</w:t>
      </w:r>
    </w:p>
    <w:p w14:paraId="5E1F5A76" w14:textId="77777777" w:rsidR="00B33F08" w:rsidRPr="00B33F08" w:rsidRDefault="00B33F08" w:rsidP="00B33F08">
      <w:r w:rsidRPr="00B33F0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╠═══════════════════════════════════════════════════════════╣</w:t>
      </w:r>
    </w:p>
    <w:p w14:paraId="73DE3D1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Request No   | Requester | Dept    | Total  | Pending | Due Date   </w:t>
      </w:r>
      <w:r w:rsidRPr="00B33F08">
        <w:rPr>
          <w:rFonts w:ascii="Arial" w:hAnsi="Arial" w:cs="Arial"/>
        </w:rPr>
        <w:t>║</w:t>
      </w:r>
    </w:p>
    <w:p w14:paraId="2FDAFF4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</w:t>
      </w:r>
      <w:r w:rsidRPr="00B33F08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</w:t>
      </w:r>
      <w:r w:rsidRPr="00B33F08">
        <w:t xml:space="preserve"> </w:t>
      </w:r>
      <w:r w:rsidRPr="00B33F08">
        <w:rPr>
          <w:rFonts w:ascii="Arial" w:hAnsi="Arial" w:cs="Arial"/>
        </w:rPr>
        <w:t>║</w:t>
      </w:r>
    </w:p>
    <w:p w14:paraId="7F8082A2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REQ-CA-0042  | John Doe  | Jivdaya | ₹3,080 | ₹3,080  | 2025-02-17 </w:t>
      </w:r>
      <w:r w:rsidRPr="00B33F08">
        <w:rPr>
          <w:rFonts w:ascii="Arial" w:hAnsi="Arial" w:cs="Arial"/>
        </w:rPr>
        <w:t>║</w:t>
      </w:r>
    </w:p>
    <w:p w14:paraId="00208F5F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REQ-WE-0015  | Jane S.   | EM Dept | ₹5,000 | ₹2,000  | 2025-02-15 </w:t>
      </w:r>
      <w:r w:rsidRPr="00B33F08">
        <w:rPr>
          <w:rFonts w:ascii="Arial" w:hAnsi="Arial" w:cs="Arial"/>
        </w:rPr>
        <w:t>║</w:t>
      </w:r>
    </w:p>
    <w:p w14:paraId="7C28CF34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REQ-EL-0008  | Ram K.    | VOICE   | ₹2,200 | ₹0      | Paid </w:t>
      </w:r>
      <w:r w:rsidRPr="00B33F08">
        <w:rPr>
          <w:rFonts w:ascii="Segoe UI Symbol" w:hAnsi="Segoe UI Symbol" w:cs="Segoe UI Symbol"/>
        </w:rPr>
        <w:t>✓</w:t>
      </w:r>
      <w:r w:rsidRPr="00B33F08">
        <w:t xml:space="preserve">     </w:t>
      </w:r>
      <w:r w:rsidRPr="00B33F08">
        <w:rPr>
          <w:rFonts w:ascii="Arial" w:hAnsi="Arial" w:cs="Arial"/>
        </w:rPr>
        <w:t>║</w:t>
      </w:r>
    </w:p>
    <w:p w14:paraId="44A1F7BA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14A969C6" w14:textId="77777777" w:rsidR="00B33F08" w:rsidRPr="00B33F08" w:rsidRDefault="00B33F08" w:rsidP="00B33F08">
      <w:r w:rsidRPr="00B33F08">
        <w:rPr>
          <w:rFonts w:ascii="Arial" w:hAnsi="Arial" w:cs="Arial"/>
        </w:rPr>
        <w:lastRenderedPageBreak/>
        <w:t>║</w:t>
      </w:r>
      <w:r w:rsidRPr="00B33F08">
        <w:t xml:space="preserve"> Total Pending: </w:t>
      </w:r>
      <w:r w:rsidRPr="00B33F08">
        <w:rPr>
          <w:rFonts w:ascii="Calibri" w:hAnsi="Calibri" w:cs="Calibri"/>
        </w:rPr>
        <w:t>₹</w:t>
      </w:r>
      <w:r w:rsidRPr="00B33F08">
        <w:t xml:space="preserve">5,080                                     </w:t>
      </w:r>
      <w:r w:rsidRPr="00B33F08">
        <w:rPr>
          <w:rFonts w:ascii="Arial" w:hAnsi="Arial" w:cs="Arial"/>
        </w:rPr>
        <w:t>║</w:t>
      </w:r>
    </w:p>
    <w:p w14:paraId="424B842E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                                                           </w:t>
      </w:r>
      <w:r w:rsidRPr="00B33F08">
        <w:rPr>
          <w:rFonts w:ascii="Arial" w:hAnsi="Arial" w:cs="Arial"/>
        </w:rPr>
        <w:t>║</w:t>
      </w:r>
    </w:p>
    <w:p w14:paraId="661ABBD7" w14:textId="77777777" w:rsidR="00B33F08" w:rsidRPr="00B33F08" w:rsidRDefault="00B33F08" w:rsidP="00B33F08">
      <w:r w:rsidRPr="00B33F08">
        <w:rPr>
          <w:rFonts w:ascii="Arial" w:hAnsi="Arial" w:cs="Arial"/>
        </w:rPr>
        <w:t>║</w:t>
      </w:r>
      <w:r w:rsidRPr="00B33F08">
        <w:t xml:space="preserve"> [Send Reminder] [Export] [Mark as Paid]                   </w:t>
      </w:r>
      <w:r w:rsidRPr="00B33F08">
        <w:rPr>
          <w:rFonts w:ascii="Arial" w:hAnsi="Arial" w:cs="Arial"/>
        </w:rPr>
        <w:t>║</w:t>
      </w:r>
    </w:p>
    <w:p w14:paraId="2AA50CDC" w14:textId="77777777" w:rsidR="00B33F08" w:rsidRPr="00B33F08" w:rsidRDefault="00B33F08" w:rsidP="00B33F08">
      <w:r w:rsidRPr="00B33F0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18EB2107" w14:textId="77777777" w:rsidR="00B33F08" w:rsidRPr="00B33F08" w:rsidRDefault="00A37C57" w:rsidP="00B33F08">
      <w:r>
        <w:pict w14:anchorId="0BAFDD58">
          <v:rect id="_x0000_i1030" style="width:0;height:1.5pt" o:hralign="center" o:hrstd="t" o:hr="t" fillcolor="#a0a0a0" stroked="f"/>
        </w:pict>
      </w:r>
    </w:p>
    <w:p w14:paraId="0F5EB980" w14:textId="77777777" w:rsidR="00B33F08" w:rsidRPr="00B33F08" w:rsidRDefault="00B33F08" w:rsidP="00B33F08">
      <w:pPr>
        <w:rPr>
          <w:b/>
          <w:bCs/>
        </w:rPr>
      </w:pPr>
      <w:r w:rsidRPr="00B33F08">
        <w:rPr>
          <w:b/>
          <w:bCs/>
        </w:rPr>
        <w:t>ALERT SYSTEM (Spring @Scheduled)</w:t>
      </w:r>
    </w:p>
    <w:p w14:paraId="3FFF2091" w14:textId="77777777" w:rsidR="00B33F08" w:rsidRPr="00B33F08" w:rsidRDefault="00B33F08" w:rsidP="00B33F08">
      <w:r w:rsidRPr="00B33F08">
        <w:t>java</w:t>
      </w:r>
    </w:p>
    <w:p w14:paraId="399135F0" w14:textId="77777777" w:rsidR="00B33F08" w:rsidRPr="00B33F08" w:rsidRDefault="00B33F08" w:rsidP="00B33F08">
      <w:r w:rsidRPr="00B33F08">
        <w:t>@Component</w:t>
      </w:r>
    </w:p>
    <w:p w14:paraId="12CF1B2C" w14:textId="77777777" w:rsidR="00B33F08" w:rsidRPr="00B33F08" w:rsidRDefault="00B33F08" w:rsidP="00B33F08">
      <w:r w:rsidRPr="00B33F08">
        <w:t>public class AlertScheduler {</w:t>
      </w:r>
    </w:p>
    <w:p w14:paraId="2E521870" w14:textId="77777777" w:rsidR="00B33F08" w:rsidRPr="00B33F08" w:rsidRDefault="00B33F08" w:rsidP="00B33F08">
      <w:r w:rsidRPr="00B33F08">
        <w:t xml:space="preserve">    </w:t>
      </w:r>
    </w:p>
    <w:p w14:paraId="1E805608" w14:textId="77777777" w:rsidR="00B33F08" w:rsidRPr="00B33F08" w:rsidRDefault="00B33F08" w:rsidP="00B33F08">
      <w:r w:rsidRPr="00B33F08">
        <w:t xml:space="preserve">    @Scheduled(cron = "0 0 * * * *") // Every hour</w:t>
      </w:r>
    </w:p>
    <w:p w14:paraId="3C71467A" w14:textId="77777777" w:rsidR="00B33F08" w:rsidRPr="00B33F08" w:rsidRDefault="00B33F08" w:rsidP="00B33F08">
      <w:r w:rsidRPr="00B33F08">
        <w:t xml:space="preserve">    @Async("alertExecutor")</w:t>
      </w:r>
    </w:p>
    <w:p w14:paraId="60A97A6E" w14:textId="77777777" w:rsidR="00B33F08" w:rsidRPr="00B33F08" w:rsidRDefault="00B33F08" w:rsidP="00B33F08">
      <w:r w:rsidRPr="00B33F08">
        <w:t xml:space="preserve">    public void checkAllAlerts() {</w:t>
      </w:r>
    </w:p>
    <w:p w14:paraId="60CAAC12" w14:textId="77777777" w:rsidR="00B33F08" w:rsidRPr="00B33F08" w:rsidRDefault="00B33F08" w:rsidP="00B33F08">
      <w:r w:rsidRPr="00B33F08">
        <w:t xml:space="preserve">        checkUrgencyApprovals();</w:t>
      </w:r>
    </w:p>
    <w:p w14:paraId="5A380DC6" w14:textId="77777777" w:rsidR="00B33F08" w:rsidRPr="00B33F08" w:rsidRDefault="00B33F08" w:rsidP="00B33F08">
      <w:r w:rsidRPr="00B33F08">
        <w:t xml:space="preserve">        checkQuotationOverdue();</w:t>
      </w:r>
    </w:p>
    <w:p w14:paraId="3375399A" w14:textId="77777777" w:rsidR="00B33F08" w:rsidRPr="00B33F08" w:rsidRDefault="00B33F08" w:rsidP="00B33F08">
      <w:r w:rsidRPr="00B33F08">
        <w:t xml:space="preserve">        checkNegotiationTimeout();</w:t>
      </w:r>
    </w:p>
    <w:p w14:paraId="332F862A" w14:textId="77777777" w:rsidR="00B33F08" w:rsidRPr="00B33F08" w:rsidRDefault="00B33F08" w:rsidP="00B33F08">
      <w:r w:rsidRPr="00B33F08">
        <w:t xml:space="preserve">        checkProductionOverdue();</w:t>
      </w:r>
    </w:p>
    <w:p w14:paraId="413ABC18" w14:textId="77777777" w:rsidR="00B33F08" w:rsidRPr="00B33F08" w:rsidRDefault="00B33F08" w:rsidP="00B33F08">
      <w:r w:rsidRPr="00B33F08">
        <w:t xml:space="preserve">        checkPaymentOverdue();</w:t>
      </w:r>
    </w:p>
    <w:p w14:paraId="054EBF76" w14:textId="77777777" w:rsidR="00B33F08" w:rsidRPr="00B33F08" w:rsidRDefault="00B33F08" w:rsidP="00B33F08">
      <w:r w:rsidRPr="00B33F08">
        <w:t xml:space="preserve">    }</w:t>
      </w:r>
    </w:p>
    <w:p w14:paraId="3913C412" w14:textId="77777777" w:rsidR="00B33F08" w:rsidRPr="00B33F08" w:rsidRDefault="00B33F08" w:rsidP="00B33F08">
      <w:r w:rsidRPr="00B33F08">
        <w:t xml:space="preserve">    </w:t>
      </w:r>
    </w:p>
    <w:p w14:paraId="4655B4D7" w14:textId="77777777" w:rsidR="00B33F08" w:rsidRPr="00B33F08" w:rsidRDefault="00B33F08" w:rsidP="00B33F08">
      <w:r w:rsidRPr="00B33F08">
        <w:t xml:space="preserve">    private void checkUrgencyApprovals() {</w:t>
      </w:r>
    </w:p>
    <w:p w14:paraId="61076ED3" w14:textId="77777777" w:rsidR="00B33F08" w:rsidRPr="00B33F08" w:rsidRDefault="00B33F08" w:rsidP="00B33F08">
      <w:r w:rsidRPr="00B33F08">
        <w:t xml:space="preserve">        List&lt;Request&gt; pending = requestRepo.findByUrgencyRequestedAndNotReviewed();</w:t>
      </w:r>
    </w:p>
    <w:p w14:paraId="753382DE" w14:textId="77777777" w:rsidR="00B33F08" w:rsidRPr="00B33F08" w:rsidRDefault="00B33F08" w:rsidP="00B33F08">
      <w:r w:rsidRPr="00B33F08">
        <w:t xml:space="preserve">        </w:t>
      </w:r>
    </w:p>
    <w:p w14:paraId="54308645" w14:textId="77777777" w:rsidR="00B33F08" w:rsidRPr="00B33F08" w:rsidRDefault="00B33F08" w:rsidP="00B33F08">
      <w:r w:rsidRPr="00B33F08">
        <w:t xml:space="preserve">        for (Request r : pending) {</w:t>
      </w:r>
    </w:p>
    <w:p w14:paraId="649BD636" w14:textId="77777777" w:rsidR="00B33F08" w:rsidRPr="00B33F08" w:rsidRDefault="00B33F08" w:rsidP="00B33F08">
      <w:r w:rsidRPr="00B33F08">
        <w:t xml:space="preserve">            if (r.getCreatedAt().plusHours(6).isBefore(LocalDateTime.now())) {</w:t>
      </w:r>
    </w:p>
    <w:p w14:paraId="4975CAF4" w14:textId="77777777" w:rsidR="00B33F08" w:rsidRPr="00B33F08" w:rsidRDefault="00B33F08" w:rsidP="00B33F08">
      <w:r w:rsidRPr="00B33F08">
        <w:t xml:space="preserve">                alertService.sendToSA(</w:t>
      </w:r>
    </w:p>
    <w:p w14:paraId="46F7DDB7" w14:textId="77777777" w:rsidR="00B33F08" w:rsidRPr="00B33F08" w:rsidRDefault="00B33F08" w:rsidP="00B33F08">
      <w:r w:rsidRPr="00B33F08">
        <w:t xml:space="preserve">                    "</w:t>
      </w:r>
      <w:r w:rsidRPr="00B33F08">
        <w:rPr>
          <w:rFonts w:ascii="Segoe UI Emoji" w:hAnsi="Segoe UI Emoji" w:cs="Segoe UI Emoji"/>
        </w:rPr>
        <w:t>🚨</w:t>
      </w:r>
      <w:r w:rsidRPr="00B33F08">
        <w:t xml:space="preserve"> Urgency Review Pending",</w:t>
      </w:r>
    </w:p>
    <w:p w14:paraId="2E017E9D" w14:textId="77777777" w:rsidR="00B33F08" w:rsidRPr="00B33F08" w:rsidRDefault="00B33F08" w:rsidP="00B33F08">
      <w:r w:rsidRPr="00B33F08">
        <w:lastRenderedPageBreak/>
        <w:t xml:space="preserve">                    "Request " + r.getRequestNumber() + " marked urgent 6+ hours ago"</w:t>
      </w:r>
    </w:p>
    <w:p w14:paraId="0A630B4E" w14:textId="77777777" w:rsidR="00B33F08" w:rsidRPr="00B33F08" w:rsidRDefault="00B33F08" w:rsidP="00B33F08">
      <w:r w:rsidRPr="00B33F08">
        <w:t xml:space="preserve">                );</w:t>
      </w:r>
    </w:p>
    <w:p w14:paraId="14B560A4" w14:textId="77777777" w:rsidR="00B33F08" w:rsidRPr="00B33F08" w:rsidRDefault="00B33F08" w:rsidP="00B33F08">
      <w:r w:rsidRPr="00B33F08">
        <w:t xml:space="preserve">            }</w:t>
      </w:r>
    </w:p>
    <w:p w14:paraId="0D493AFD" w14:textId="77777777" w:rsidR="00B33F08" w:rsidRPr="00B33F08" w:rsidRDefault="00B33F08" w:rsidP="00B33F08">
      <w:r w:rsidRPr="00B33F08">
        <w:t xml:space="preserve">        }</w:t>
      </w:r>
    </w:p>
    <w:p w14:paraId="4D68B35B" w14:textId="77777777" w:rsidR="00B33F08" w:rsidRPr="00B33F08" w:rsidRDefault="00B33F08" w:rsidP="00B33F08">
      <w:r w:rsidRPr="00B33F08">
        <w:t xml:space="preserve">    }</w:t>
      </w:r>
    </w:p>
    <w:p w14:paraId="44B593C8" w14:textId="77777777" w:rsidR="00B33F08" w:rsidRPr="00B33F08" w:rsidRDefault="00B33F08" w:rsidP="00B33F08">
      <w:r w:rsidRPr="00B33F08">
        <w:t xml:space="preserve">    </w:t>
      </w:r>
    </w:p>
    <w:p w14:paraId="04F344D0" w14:textId="77777777" w:rsidR="00B33F08" w:rsidRPr="00B33F08" w:rsidRDefault="00B33F08" w:rsidP="00B33F08">
      <w:r w:rsidRPr="00B33F08">
        <w:t xml:space="preserve">    private void checkQuotationOverdue() {</w:t>
      </w:r>
    </w:p>
    <w:p w14:paraId="03A39B49" w14:textId="77777777" w:rsidR="00B33F08" w:rsidRPr="00B33F08" w:rsidRDefault="00B33F08" w:rsidP="00B33F08">
      <w:r w:rsidRPr="00B33F08">
        <w:t xml:space="preserve">        List&lt;Request&gt; overdue = requestRepo.findQuotationPendingOverdue();</w:t>
      </w:r>
    </w:p>
    <w:p w14:paraId="3688EA14" w14:textId="77777777" w:rsidR="00B33F08" w:rsidRPr="00B33F08" w:rsidRDefault="00B33F08" w:rsidP="00B33F08">
      <w:r w:rsidRPr="00B33F08">
        <w:t xml:space="preserve">        </w:t>
      </w:r>
    </w:p>
    <w:p w14:paraId="3D88E1B3" w14:textId="77777777" w:rsidR="00B33F08" w:rsidRPr="00B33F08" w:rsidRDefault="00B33F08" w:rsidP="00B33F08">
      <w:r w:rsidRPr="00B33F08">
        <w:t xml:space="preserve">        for (Request r : overdue) {</w:t>
      </w:r>
    </w:p>
    <w:p w14:paraId="4747611A" w14:textId="77777777" w:rsidR="00B33F08" w:rsidRPr="00B33F08" w:rsidRDefault="00B33F08" w:rsidP="00B33F08">
      <w:r w:rsidRPr="00B33F08">
        <w:t xml:space="preserve">            alertService.sendToSA(</w:t>
      </w:r>
    </w:p>
    <w:p w14:paraId="1864EA74" w14:textId="77777777" w:rsidR="00B33F08" w:rsidRPr="00B33F08" w:rsidRDefault="00B33F08" w:rsidP="00B33F08">
      <w:r w:rsidRPr="00B33F08">
        <w:t xml:space="preserve">                "</w:t>
      </w:r>
      <w:r w:rsidRPr="00B33F08">
        <w:rPr>
          <w:rFonts w:ascii="Segoe UI Emoji" w:hAnsi="Segoe UI Emoji" w:cs="Segoe UI Emoji"/>
        </w:rPr>
        <w:t>⚠️</w:t>
      </w:r>
      <w:r w:rsidRPr="00B33F08">
        <w:t xml:space="preserve"> Quotation Overdue",</w:t>
      </w:r>
    </w:p>
    <w:p w14:paraId="72832CF8" w14:textId="77777777" w:rsidR="00B33F08" w:rsidRPr="00B33F08" w:rsidRDefault="00B33F08" w:rsidP="00B33F08">
      <w:r w:rsidRPr="00B33F08">
        <w:t xml:space="preserve">                "Request " + r.getRequestNumber() + " pending quotation for " +</w:t>
      </w:r>
    </w:p>
    <w:p w14:paraId="2D611537" w14:textId="77777777" w:rsidR="00B33F08" w:rsidRPr="00B33F08" w:rsidRDefault="00B33F08" w:rsidP="00B33F08">
      <w:r w:rsidRPr="00B33F08">
        <w:t xml:space="preserve">                ChronoUnit.DAYS.between(r.getCreatedAt(), LocalDateTime.now()) + " days"</w:t>
      </w:r>
    </w:p>
    <w:p w14:paraId="0077A0D9" w14:textId="77777777" w:rsidR="00B33F08" w:rsidRPr="00B33F08" w:rsidRDefault="00B33F08" w:rsidP="00B33F08">
      <w:r w:rsidRPr="00B33F08">
        <w:t xml:space="preserve">            );</w:t>
      </w:r>
    </w:p>
    <w:p w14:paraId="08624B59" w14:textId="77777777" w:rsidR="00B33F08" w:rsidRPr="00B33F08" w:rsidRDefault="00B33F08" w:rsidP="00B33F08">
      <w:r w:rsidRPr="00B33F08">
        <w:t xml:space="preserve">        }</w:t>
      </w:r>
    </w:p>
    <w:p w14:paraId="3DF156BF" w14:textId="77777777" w:rsidR="00B33F08" w:rsidRPr="00B33F08" w:rsidRDefault="00B33F08" w:rsidP="00B33F08">
      <w:r w:rsidRPr="00B33F08">
        <w:t xml:space="preserve">    }</w:t>
      </w:r>
    </w:p>
    <w:p w14:paraId="6E99B251" w14:textId="77777777" w:rsidR="00B33F08" w:rsidRPr="00B33F08" w:rsidRDefault="00B33F08" w:rsidP="00B33F08">
      <w:r w:rsidRPr="00B33F08">
        <w:t xml:space="preserve">    </w:t>
      </w:r>
    </w:p>
    <w:p w14:paraId="195AB62E" w14:textId="77777777" w:rsidR="00B33F08" w:rsidRPr="00B33F08" w:rsidRDefault="00B33F08" w:rsidP="00B33F08">
      <w:r w:rsidRPr="00B33F08">
        <w:t xml:space="preserve">    // ... other alert methods</w:t>
      </w:r>
    </w:p>
    <w:p w14:paraId="480BB3CA" w14:textId="77777777" w:rsidR="00B33F08" w:rsidRPr="00B33F08" w:rsidRDefault="00B33F08" w:rsidP="00B33F08">
      <w:r w:rsidRPr="00B33F08">
        <w:t>}</w:t>
      </w:r>
    </w:p>
    <w:p w14:paraId="03FD2540" w14:textId="77777777" w:rsidR="00B33F08" w:rsidRPr="00B33F08" w:rsidRDefault="00B33F08" w:rsidP="00B33F08">
      <w:r w:rsidRPr="00B33F08">
        <w:t>```</w:t>
      </w:r>
    </w:p>
    <w:p w14:paraId="218ACC10" w14:textId="77777777" w:rsidR="00B33F08" w:rsidRPr="00B33F08" w:rsidRDefault="00B33F08" w:rsidP="00B33F08"/>
    <w:p w14:paraId="64C3440C" w14:textId="77777777" w:rsidR="00B33F08" w:rsidRPr="00B33F08" w:rsidRDefault="00B33F08" w:rsidP="00B33F08">
      <w:r w:rsidRPr="00B33F08">
        <w:t>---</w:t>
      </w:r>
    </w:p>
    <w:p w14:paraId="32167014" w14:textId="77777777" w:rsidR="00B33F08" w:rsidRPr="00B33F08" w:rsidRDefault="00B33F08" w:rsidP="00B33F08"/>
    <w:p w14:paraId="21D68270" w14:textId="77777777" w:rsidR="00B33F08" w:rsidRPr="00B33F08" w:rsidRDefault="00B33F08" w:rsidP="00B33F08">
      <w:r w:rsidRPr="00B33F08">
        <w:t>## **FINAL TECH STACK SUMMARY**</w:t>
      </w:r>
    </w:p>
    <w:p w14:paraId="3D56CDFE" w14:textId="77777777" w:rsidR="00B33F08" w:rsidRPr="00B33F08" w:rsidRDefault="00B33F08" w:rsidP="00B33F08"/>
    <w:p w14:paraId="462951CE" w14:textId="77777777" w:rsidR="00B33F08" w:rsidRPr="00B33F08" w:rsidRDefault="00B33F08" w:rsidP="00B33F08">
      <w:r w:rsidRPr="00B33F08">
        <w:t>**Backend:**</w:t>
      </w:r>
    </w:p>
    <w:p w14:paraId="3A341F15" w14:textId="77777777" w:rsidR="00B33F08" w:rsidRPr="00B33F08" w:rsidRDefault="00B33F08" w:rsidP="00B33F08">
      <w:r w:rsidRPr="00B33F08">
        <w:t>```</w:t>
      </w:r>
    </w:p>
    <w:p w14:paraId="7C993AE6" w14:textId="77777777" w:rsidR="00B33F08" w:rsidRPr="00B33F08" w:rsidRDefault="00B33F08" w:rsidP="00B33F08">
      <w:r w:rsidRPr="00B33F08">
        <w:lastRenderedPageBreak/>
        <w:t>Spring Boot 3.2+</w:t>
      </w:r>
    </w:p>
    <w:p w14:paraId="1D757454" w14:textId="77777777" w:rsidR="00B33F08" w:rsidRPr="00B33F08" w:rsidRDefault="00B33F08" w:rsidP="00B33F08">
      <w:r w:rsidRPr="00B33F08">
        <w:rPr>
          <w:rFonts w:ascii="MS Gothic" w:eastAsia="MS Gothic" w:hAnsi="MS Gothic" w:cs="MS Gothic" w:hint="eastAsia"/>
        </w:rPr>
        <w:t>├</w:t>
      </w:r>
      <w:r w:rsidRPr="00B33F08">
        <w:rPr>
          <w:rFonts w:ascii="Calibri" w:hAnsi="Calibri" w:cs="Calibri"/>
        </w:rPr>
        <w:t>──</w:t>
      </w:r>
      <w:r w:rsidRPr="00B33F08">
        <w:t xml:space="preserve"> Spring Data JPA (PostgreSQL)</w:t>
      </w:r>
    </w:p>
    <w:p w14:paraId="3DFC8E36" w14:textId="77777777" w:rsidR="00B33F08" w:rsidRPr="00B33F08" w:rsidRDefault="00B33F08" w:rsidP="00B33F08">
      <w:r w:rsidRPr="00B33F08">
        <w:rPr>
          <w:rFonts w:ascii="MS Gothic" w:eastAsia="MS Gothic" w:hAnsi="MS Gothic" w:cs="MS Gothic" w:hint="eastAsia"/>
        </w:rPr>
        <w:t>├</w:t>
      </w:r>
      <w:r w:rsidRPr="00B33F08">
        <w:rPr>
          <w:rFonts w:ascii="Calibri" w:hAnsi="Calibri" w:cs="Calibri"/>
        </w:rPr>
        <w:t>──</w:t>
      </w:r>
      <w:r w:rsidRPr="00B33F08">
        <w:t xml:space="preserve"> Spring Security (JWT + Cookie)</w:t>
      </w:r>
    </w:p>
    <w:p w14:paraId="1CE88356" w14:textId="77777777" w:rsidR="00B33F08" w:rsidRPr="00B33F08" w:rsidRDefault="00B33F08" w:rsidP="00B33F08">
      <w:r w:rsidRPr="00B33F08">
        <w:rPr>
          <w:rFonts w:ascii="MS Gothic" w:eastAsia="MS Gothic" w:hAnsi="MS Gothic" w:cs="MS Gothic" w:hint="eastAsia"/>
        </w:rPr>
        <w:t>├</w:t>
      </w:r>
      <w:r w:rsidRPr="00B33F08">
        <w:rPr>
          <w:rFonts w:ascii="Calibri" w:hAnsi="Calibri" w:cs="Calibri"/>
        </w:rPr>
        <w:t>──</w:t>
      </w:r>
      <w:r w:rsidRPr="00B33F08">
        <w:t xml:space="preserve"> Spring Mail (@Async email)</w:t>
      </w:r>
    </w:p>
    <w:p w14:paraId="1F034C4A" w14:textId="77777777" w:rsidR="00B33F08" w:rsidRPr="00B33F08" w:rsidRDefault="00B33F08" w:rsidP="00B33F08">
      <w:r w:rsidRPr="00B33F08">
        <w:rPr>
          <w:rFonts w:ascii="MS Gothic" w:eastAsia="MS Gothic" w:hAnsi="MS Gothic" w:cs="MS Gothic" w:hint="eastAsia"/>
        </w:rPr>
        <w:t>├</w:t>
      </w:r>
      <w:r w:rsidRPr="00B33F08">
        <w:rPr>
          <w:rFonts w:ascii="Calibri" w:hAnsi="Calibri" w:cs="Calibri"/>
        </w:rPr>
        <w:t>──</w:t>
      </w:r>
      <w:r w:rsidRPr="00B33F08">
        <w:t xml:space="preserve"> Spring @Scheduled (Cron jobs)</w:t>
      </w:r>
    </w:p>
    <w:p w14:paraId="5C9288C0" w14:textId="77777777" w:rsidR="00B33F08" w:rsidRPr="00B33F08" w:rsidRDefault="00B33F08" w:rsidP="00B33F08">
      <w:r w:rsidRPr="00B33F08">
        <w:rPr>
          <w:rFonts w:ascii="MS Gothic" w:eastAsia="MS Gothic" w:hAnsi="MS Gothic" w:cs="MS Gothic" w:hint="eastAsia"/>
        </w:rPr>
        <w:t>├</w:t>
      </w:r>
      <w:r w:rsidRPr="00B33F08">
        <w:rPr>
          <w:rFonts w:ascii="Calibri" w:hAnsi="Calibri" w:cs="Calibri"/>
        </w:rPr>
        <w:t>──</w:t>
      </w:r>
      <w:r w:rsidRPr="00B33F08">
        <w:t xml:space="preserve"> Spring @Async (Thread pools)</w:t>
      </w:r>
    </w:p>
    <w:p w14:paraId="7C950DBB" w14:textId="77777777" w:rsidR="00B33F08" w:rsidRPr="00B33F08" w:rsidRDefault="00B33F08" w:rsidP="00B33F08">
      <w:r w:rsidRPr="00B33F08">
        <w:t>└── Spring Events (Decoupling)</w:t>
      </w:r>
    </w:p>
    <w:p w14:paraId="7D3CB2EB" w14:textId="77777777" w:rsidR="00B33F08" w:rsidRPr="00B33F08" w:rsidRDefault="00B33F08" w:rsidP="00B33F08">
      <w:r w:rsidRPr="00B33F08">
        <w:t>```</w:t>
      </w:r>
    </w:p>
    <w:p w14:paraId="1CA8E878" w14:textId="77777777" w:rsidR="00B33F08" w:rsidRPr="00B33F08" w:rsidRDefault="00B33F08" w:rsidP="00B33F08"/>
    <w:p w14:paraId="16EB0A41" w14:textId="77777777" w:rsidR="00B33F08" w:rsidRPr="00B33F08" w:rsidRDefault="00B33F08" w:rsidP="00B33F08">
      <w:r w:rsidRPr="00B33F08">
        <w:t>**Frontend:**</w:t>
      </w:r>
    </w:p>
    <w:p w14:paraId="51F51E1A" w14:textId="77777777" w:rsidR="00B33F08" w:rsidRPr="00B33F08" w:rsidRDefault="00B33F08" w:rsidP="00B33F08">
      <w:r w:rsidRPr="00B33F08">
        <w:t>```</w:t>
      </w:r>
    </w:p>
    <w:p w14:paraId="4390B804" w14:textId="77777777" w:rsidR="00B33F08" w:rsidRPr="00B33F08" w:rsidRDefault="00B33F08" w:rsidP="00B33F08">
      <w:r w:rsidRPr="00B33F08">
        <w:t>React 19 + TypeScript</w:t>
      </w:r>
    </w:p>
    <w:p w14:paraId="21F052DD" w14:textId="77777777" w:rsidR="00B33F08" w:rsidRPr="00B33F08" w:rsidRDefault="00B33F08" w:rsidP="00B33F08">
      <w:r w:rsidRPr="00B33F08">
        <w:rPr>
          <w:rFonts w:ascii="MS Gothic" w:eastAsia="MS Gothic" w:hAnsi="MS Gothic" w:cs="MS Gothic" w:hint="eastAsia"/>
        </w:rPr>
        <w:t>├</w:t>
      </w:r>
      <w:r w:rsidRPr="00B33F08">
        <w:rPr>
          <w:rFonts w:ascii="Calibri" w:hAnsi="Calibri" w:cs="Calibri"/>
        </w:rPr>
        <w:t>──</w:t>
      </w:r>
      <w:r w:rsidRPr="00B33F08">
        <w:t xml:space="preserve"> Zustand (State management)</w:t>
      </w:r>
    </w:p>
    <w:p w14:paraId="1BA7A0DC" w14:textId="77777777" w:rsidR="00B33F08" w:rsidRPr="00B33F08" w:rsidRDefault="00B33F08" w:rsidP="00B33F08">
      <w:r w:rsidRPr="00B33F08">
        <w:rPr>
          <w:rFonts w:ascii="MS Gothic" w:eastAsia="MS Gothic" w:hAnsi="MS Gothic" w:cs="MS Gothic" w:hint="eastAsia"/>
        </w:rPr>
        <w:t>├</w:t>
      </w:r>
      <w:r w:rsidRPr="00B33F08">
        <w:rPr>
          <w:rFonts w:ascii="Calibri" w:hAnsi="Calibri" w:cs="Calibri"/>
        </w:rPr>
        <w:t>──</w:t>
      </w:r>
      <w:r w:rsidRPr="00B33F08">
        <w:t xml:space="preserve"> React Query (Server state)</w:t>
      </w:r>
    </w:p>
    <w:p w14:paraId="08D2D0B9" w14:textId="77777777" w:rsidR="00B33F08" w:rsidRPr="00B33F08" w:rsidRDefault="00B33F08" w:rsidP="00B33F08">
      <w:r w:rsidRPr="00B33F08">
        <w:rPr>
          <w:rFonts w:ascii="MS Gothic" w:eastAsia="MS Gothic" w:hAnsi="MS Gothic" w:cs="MS Gothic" w:hint="eastAsia"/>
        </w:rPr>
        <w:t>├</w:t>
      </w:r>
      <w:r w:rsidRPr="00B33F08">
        <w:rPr>
          <w:rFonts w:ascii="Calibri" w:hAnsi="Calibri" w:cs="Calibri"/>
        </w:rPr>
        <w:t>──</w:t>
      </w:r>
      <w:r w:rsidRPr="00B33F08">
        <w:t xml:space="preserve"> shadcn/ui + Tailwind (UI)</w:t>
      </w:r>
    </w:p>
    <w:p w14:paraId="1A9DF08C" w14:textId="77777777" w:rsidR="00B33F08" w:rsidRPr="00B33F08" w:rsidRDefault="00B33F08" w:rsidP="00B33F08">
      <w:r w:rsidRPr="00B33F08">
        <w:t>└── React Router (Navigation)</w:t>
      </w:r>
    </w:p>
    <w:p w14:paraId="3821EC33" w14:textId="77777777" w:rsidR="00B33F08" w:rsidRPr="00B33F08" w:rsidRDefault="00B33F08" w:rsidP="00B33F08">
      <w:r w:rsidRPr="00B33F08">
        <w:t>```</w:t>
      </w:r>
    </w:p>
    <w:p w14:paraId="086F22FE" w14:textId="77777777" w:rsidR="00B33F08" w:rsidRPr="00B33F08" w:rsidRDefault="00B33F08" w:rsidP="00B33F08"/>
    <w:p w14:paraId="2A9E222C" w14:textId="77777777" w:rsidR="00B33F08" w:rsidRPr="00B33F08" w:rsidRDefault="00B33F08" w:rsidP="00B33F08">
      <w:r w:rsidRPr="00B33F08">
        <w:t>**Infrastructure:**</w:t>
      </w:r>
    </w:p>
    <w:p w14:paraId="0F91B8CB" w14:textId="77777777" w:rsidR="00B33F08" w:rsidRPr="00B33F08" w:rsidRDefault="00B33F08" w:rsidP="00B33F08">
      <w:r w:rsidRPr="00B33F08">
        <w:t>```</w:t>
      </w:r>
    </w:p>
    <w:p w14:paraId="646B102C" w14:textId="77777777" w:rsidR="00B33F08" w:rsidRPr="00B33F08" w:rsidRDefault="00B33F08" w:rsidP="00B33F08">
      <w:r w:rsidRPr="00B33F08">
        <w:t>PostgreSQL (Database)</w:t>
      </w:r>
    </w:p>
    <w:p w14:paraId="7A584C4F" w14:textId="77777777" w:rsidR="00B33F08" w:rsidRPr="00B33F08" w:rsidRDefault="00B33F08" w:rsidP="00B33F08">
      <w:r w:rsidRPr="00B33F08">
        <w:t>Supabase Storage (Files)</w:t>
      </w:r>
    </w:p>
    <w:p w14:paraId="28747B38" w14:textId="77777777" w:rsidR="00B33F08" w:rsidRPr="00B33F08" w:rsidRDefault="00B33F08" w:rsidP="00B33F08">
      <w:r w:rsidRPr="00B33F08">
        <w:t>Razorpay (Payments)</w:t>
      </w:r>
    </w:p>
    <w:p w14:paraId="17A7EB63" w14:textId="77777777" w:rsidR="00B33F08" w:rsidRPr="00B33F08" w:rsidRDefault="00B33F08" w:rsidP="00B33F08">
      <w:r w:rsidRPr="00B33F08">
        <w:t>Docker + Docker Compose (Deployment)</w:t>
      </w:r>
    </w:p>
    <w:p w14:paraId="1FFDF8DA" w14:textId="77777777" w:rsidR="00B33F08" w:rsidRPr="00B33F08" w:rsidRDefault="00A37C57" w:rsidP="00B33F08">
      <w:r>
        <w:pict w14:anchorId="74CB3270">
          <v:rect id="_x0000_i1031" style="width:0;height:1.5pt" o:hralign="center" o:hrstd="t" o:hr="t" fillcolor="#a0a0a0" stroked="f"/>
        </w:pict>
      </w:r>
    </w:p>
    <w:p w14:paraId="6D408C66" w14:textId="77777777" w:rsidR="00B33F08" w:rsidRPr="00B33F08" w:rsidRDefault="00B33F08" w:rsidP="00B33F08">
      <w:r w:rsidRPr="00B33F08">
        <w:rPr>
          <w:b/>
          <w:bCs/>
        </w:rPr>
        <w:t>This is the FINAL, COMPLETE workflow</w:t>
      </w:r>
    </w:p>
    <w:p w14:paraId="5AA44D4B" w14:textId="77777777" w:rsidR="00F2336C" w:rsidRDefault="00F2336C"/>
    <w:sectPr w:rsidR="00F23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41C0"/>
    <w:multiLevelType w:val="multilevel"/>
    <w:tmpl w:val="2E78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801D6"/>
    <w:multiLevelType w:val="multilevel"/>
    <w:tmpl w:val="4288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02927"/>
    <w:multiLevelType w:val="multilevel"/>
    <w:tmpl w:val="0DDE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00818"/>
    <w:multiLevelType w:val="multilevel"/>
    <w:tmpl w:val="598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18258">
    <w:abstractNumId w:val="0"/>
  </w:num>
  <w:num w:numId="2" w16cid:durableId="971056422">
    <w:abstractNumId w:val="1"/>
  </w:num>
  <w:num w:numId="3" w16cid:durableId="1395393807">
    <w:abstractNumId w:val="2"/>
  </w:num>
  <w:num w:numId="4" w16cid:durableId="1275089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7D"/>
    <w:rsid w:val="00034E16"/>
    <w:rsid w:val="003362E7"/>
    <w:rsid w:val="0035737D"/>
    <w:rsid w:val="0044421A"/>
    <w:rsid w:val="0047711E"/>
    <w:rsid w:val="00591954"/>
    <w:rsid w:val="0079334C"/>
    <w:rsid w:val="00A5548B"/>
    <w:rsid w:val="00B33F08"/>
    <w:rsid w:val="00B513B4"/>
    <w:rsid w:val="00CD2B1D"/>
    <w:rsid w:val="00EB721E"/>
    <w:rsid w:val="00F2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74C1"/>
  <w15:chartTrackingRefBased/>
  <w15:docId w15:val="{66748FB7-D49E-453A-82B1-BD88AABB8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37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5737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5737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73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73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7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37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37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37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33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33F08"/>
    <w:rPr>
      <w:b/>
      <w:bCs/>
    </w:rPr>
  </w:style>
  <w:style w:type="paragraph" w:customStyle="1" w:styleId="font-claude-response-body">
    <w:name w:val="font-claude-response-body"/>
    <w:basedOn w:val="Normal"/>
    <w:rsid w:val="00B33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3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3F08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3F0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33F08"/>
  </w:style>
  <w:style w:type="paragraph" w:customStyle="1" w:styleId="whitespace-normal">
    <w:name w:val="whitespace-normal"/>
    <w:basedOn w:val="Normal"/>
    <w:rsid w:val="00B33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B33F08"/>
    <w:rPr>
      <w:i/>
      <w:iCs/>
    </w:rPr>
  </w:style>
  <w:style w:type="table" w:styleId="TableGridLight">
    <w:name w:val="Grid Table Light"/>
    <w:basedOn w:val="TableNormal"/>
    <w:uiPriority w:val="40"/>
    <w:rsid w:val="00EB72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EB7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78</Pages>
  <Words>12676</Words>
  <Characters>72259</Characters>
  <Application>Microsoft Office Word</Application>
  <DocSecurity>0</DocSecurity>
  <Lines>602</Lines>
  <Paragraphs>169</Paragraphs>
  <ScaleCrop>false</ScaleCrop>
  <Company/>
  <LinksUpToDate>false</LinksUpToDate>
  <CharactersWithSpaces>84766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Kharde</dc:creator>
  <cp:keywords/>
  <dc:description/>
  <cp:lastModifiedBy>Neeraj Kharde</cp:lastModifiedBy>
  <cp:revision>6</cp:revision>
  <dcterms:created xsi:type="dcterms:W3CDTF">2026-02-09T08:56:00Z</dcterms:created>
  <dcterms:modified xsi:type="dcterms:W3CDTF">2026-02-09T14:17:00Z</dcterms:modified>
</cp:coreProperties>
</file>